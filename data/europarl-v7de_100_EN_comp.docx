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02D25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>Resumption of the session</w:t>
      </w:r>
    </w:p>
    <w:p w14:paraId="59CDB99C" w14:textId="77777777" w:rsidR="00F67CDE" w:rsidRPr="00257A6C" w:rsidRDefault="00D70D2D" w:rsidP="00F67CDE">
      <w:pPr>
        <w:pStyle w:val="NurText"/>
        <w:rPr>
          <w:del w:id="0" w:author="Autor" w:date="2026-05-16T13:52:00Z" w16du:dateUtc="2026-05-16T11:52:00Z"/>
          <w:rFonts w:ascii="Arial" w:hAnsi="Arial" w:cs="Arial"/>
        </w:rPr>
      </w:pPr>
      <w:r w:rsidRPr="00257A6C">
        <w:rPr>
          <w:rFonts w:ascii="Arial" w:hAnsi="Arial" w:cs="Arial"/>
        </w:rPr>
        <w:t>I</w:t>
      </w:r>
      <w:ins w:id="1" w:author="Autor" w:date="2026-05-16T13:52:00Z" w16du:dateUtc="2026-05-16T11:52:00Z">
        <w:r w:rsidRPr="00257A6C">
          <w:rPr>
            <w:rFonts w:ascii="Arial" w:hAnsi="Arial" w:cs="Arial"/>
          </w:rPr>
          <w:t xml:space="preserve"> hereby</w:t>
        </w:r>
      </w:ins>
      <w:r w:rsidRPr="00257A6C">
        <w:rPr>
          <w:rFonts w:ascii="Arial" w:hAnsi="Arial" w:cs="Arial"/>
        </w:rPr>
        <w:t xml:space="preserve"> declare resumed the session of the European Parliament </w:t>
      </w:r>
      <w:del w:id="2" w:author="Autor" w:date="2026-05-16T13:52:00Z" w16du:dateUtc="2026-05-16T11:52:00Z">
        <w:r w:rsidR="00F67CDE" w:rsidRPr="00257A6C">
          <w:rPr>
            <w:rFonts w:ascii="Arial" w:hAnsi="Arial" w:cs="Arial"/>
          </w:rPr>
          <w:delText>adjourned</w:delText>
        </w:r>
      </w:del>
      <w:ins w:id="3" w:author="Autor" w:date="2026-05-16T13:52:00Z" w16du:dateUtc="2026-05-16T11:52:00Z">
        <w:r w:rsidRPr="00257A6C">
          <w:rPr>
            <w:rFonts w:ascii="Arial" w:hAnsi="Arial" w:cs="Arial"/>
          </w:rPr>
          <w:t>which was suspended</w:t>
        </w:r>
      </w:ins>
      <w:r w:rsidRPr="00257A6C">
        <w:rPr>
          <w:rFonts w:ascii="Arial" w:hAnsi="Arial" w:cs="Arial"/>
        </w:rPr>
        <w:t xml:space="preserve"> on Friday</w:t>
      </w:r>
      <w:ins w:id="4" w:author="Autor" w:date="2026-05-16T13:52:00Z" w16du:dateUtc="2026-05-16T11:52:00Z">
        <w:r w:rsidRPr="00257A6C">
          <w:rPr>
            <w:rFonts w:ascii="Arial" w:hAnsi="Arial" w:cs="Arial"/>
          </w:rPr>
          <w:t>,</w:t>
        </w:r>
      </w:ins>
      <w:r w:rsidRPr="00257A6C">
        <w:rPr>
          <w:rFonts w:ascii="Arial" w:hAnsi="Arial" w:cs="Arial"/>
        </w:rPr>
        <w:t xml:space="preserve"> 17 December</w:t>
      </w:r>
      <w:del w:id="5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 1999, and</w:delText>
        </w:r>
      </w:del>
      <w:ins w:id="6" w:author="Autor" w:date="2026-05-16T13:52:00Z" w16du:dateUtc="2026-05-16T11:52:00Z">
        <w:r w:rsidRPr="00257A6C">
          <w:rPr>
            <w:rFonts w:ascii="Arial" w:hAnsi="Arial" w:cs="Arial"/>
          </w:rPr>
          <w:t>.</w:t>
        </w:r>
      </w:ins>
      <w:r w:rsidRPr="00257A6C">
        <w:rPr>
          <w:rFonts w:ascii="Arial" w:hAnsi="Arial" w:cs="Arial"/>
        </w:rPr>
        <w:t xml:space="preserve"> I would like </w:t>
      </w:r>
      <w:del w:id="7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once again </w:delText>
        </w:r>
      </w:del>
      <w:r w:rsidRPr="00257A6C">
        <w:rPr>
          <w:rFonts w:ascii="Arial" w:hAnsi="Arial" w:cs="Arial"/>
        </w:rPr>
        <w:t xml:space="preserve">to wish you </w:t>
      </w:r>
      <w:del w:id="8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a happy new year in the </w:delText>
        </w:r>
      </w:del>
      <w:ins w:id="9" w:author="Autor" w:date="2026-05-16T13:52:00Z" w16du:dateUtc="2026-05-16T11:52:00Z">
        <w:r w:rsidRPr="00257A6C">
          <w:rPr>
            <w:rFonts w:ascii="Arial" w:hAnsi="Arial" w:cs="Arial"/>
          </w:rPr>
          <w:t xml:space="preserve">all the best once again for the New Year and </w:t>
        </w:r>
      </w:ins>
      <w:r w:rsidRPr="00257A6C">
        <w:rPr>
          <w:rFonts w:ascii="Arial" w:hAnsi="Arial" w:cs="Arial"/>
        </w:rPr>
        <w:t xml:space="preserve">hope that you </w:t>
      </w:r>
      <w:del w:id="10" w:author="Autor" w:date="2026-05-16T13:52:00Z" w16du:dateUtc="2026-05-16T11:52:00Z">
        <w:r w:rsidR="00F67CDE" w:rsidRPr="00257A6C">
          <w:rPr>
            <w:rFonts w:ascii="Arial" w:hAnsi="Arial" w:cs="Arial"/>
          </w:rPr>
          <w:delText>enjoyed</w:delText>
        </w:r>
      </w:del>
      <w:ins w:id="11" w:author="Autor" w:date="2026-05-16T13:52:00Z" w16du:dateUtc="2026-05-16T11:52:00Z">
        <w:r w:rsidRPr="00257A6C">
          <w:rPr>
            <w:rFonts w:ascii="Arial" w:hAnsi="Arial" w:cs="Arial"/>
          </w:rPr>
          <w:t>had</w:t>
        </w:r>
      </w:ins>
      <w:r w:rsidRPr="00257A6C">
        <w:rPr>
          <w:rFonts w:ascii="Arial" w:hAnsi="Arial" w:cs="Arial"/>
        </w:rPr>
        <w:t xml:space="preserve"> a pleasant </w:t>
      </w:r>
      <w:del w:id="12" w:author="Autor" w:date="2026-05-16T13:52:00Z" w16du:dateUtc="2026-05-16T11:52:00Z">
        <w:r w:rsidR="00F67CDE" w:rsidRPr="00257A6C">
          <w:rPr>
            <w:rFonts w:ascii="Arial" w:hAnsi="Arial" w:cs="Arial"/>
          </w:rPr>
          <w:delText>festive period.</w:delText>
        </w:r>
      </w:del>
    </w:p>
    <w:p w14:paraId="3AB0A601" w14:textId="77777777" w:rsidR="00D70D2D" w:rsidRPr="00257A6C" w:rsidRDefault="00F67CDE" w:rsidP="00D70D2D">
      <w:pPr>
        <w:pStyle w:val="NurText"/>
        <w:rPr>
          <w:ins w:id="13" w:author="Autor" w:date="2026-05-16T13:52:00Z" w16du:dateUtc="2026-05-16T11:52:00Z"/>
          <w:rFonts w:ascii="Arial" w:hAnsi="Arial" w:cs="Arial"/>
        </w:rPr>
      </w:pPr>
      <w:del w:id="14" w:author="Autor" w:date="2026-05-16T13:52:00Z" w16du:dateUtc="2026-05-16T11:52:00Z">
        <w:r w:rsidRPr="00257A6C">
          <w:rPr>
            <w:rFonts w:ascii="Arial" w:hAnsi="Arial" w:cs="Arial"/>
          </w:rPr>
          <w:delText>Although, as</w:delText>
        </w:r>
      </w:del>
      <w:ins w:id="15" w:author="Autor" w:date="2026-05-16T13:52:00Z" w16du:dateUtc="2026-05-16T11:52:00Z">
        <w:r w:rsidR="00D70D2D" w:rsidRPr="00257A6C">
          <w:rPr>
            <w:rFonts w:ascii="Arial" w:hAnsi="Arial" w:cs="Arial"/>
          </w:rPr>
          <w:t>holiday.</w:t>
        </w:r>
      </w:ins>
    </w:p>
    <w:p w14:paraId="445668EB" w14:textId="77777777" w:rsidR="00F67CDE" w:rsidRPr="00257A6C" w:rsidRDefault="00D70D2D" w:rsidP="00F67CDE">
      <w:pPr>
        <w:pStyle w:val="NurText"/>
        <w:rPr>
          <w:del w:id="16" w:author="Autor" w:date="2026-05-16T13:52:00Z" w16du:dateUtc="2026-05-16T11:52:00Z"/>
          <w:rFonts w:ascii="Arial" w:hAnsi="Arial" w:cs="Arial"/>
        </w:rPr>
      </w:pPr>
      <w:ins w:id="17" w:author="Autor" w:date="2026-05-16T13:52:00Z" w16du:dateUtc="2026-05-16T11:52:00Z">
        <w:r w:rsidRPr="00257A6C">
          <w:rPr>
            <w:rFonts w:ascii="Arial" w:hAnsi="Arial" w:cs="Arial"/>
          </w:rPr>
          <w:t>As</w:t>
        </w:r>
      </w:ins>
      <w:r w:rsidRPr="00257A6C">
        <w:rPr>
          <w:rFonts w:ascii="Arial" w:hAnsi="Arial" w:cs="Arial"/>
        </w:rPr>
        <w:t xml:space="preserve"> you will have </w:t>
      </w:r>
      <w:del w:id="18" w:author="Autor" w:date="2026-05-16T13:52:00Z" w16du:dateUtc="2026-05-16T11:52:00Z">
        <w:r w:rsidR="00F67CDE" w:rsidRPr="00257A6C">
          <w:rPr>
            <w:rFonts w:ascii="Arial" w:hAnsi="Arial" w:cs="Arial"/>
          </w:rPr>
          <w:delText>seen, the dreaded 'millennium bug' failed to materialise, still</w:delText>
        </w:r>
      </w:del>
      <w:ins w:id="19" w:author="Autor" w:date="2026-05-16T13:52:00Z" w16du:dateUtc="2026-05-16T11:52:00Z">
        <w:r w:rsidRPr="00257A6C">
          <w:rPr>
            <w:rFonts w:ascii="Arial" w:hAnsi="Arial" w:cs="Arial"/>
          </w:rPr>
          <w:t>noticed,</w:t>
        </w:r>
      </w:ins>
      <w:r w:rsidRPr="00257A6C">
        <w:rPr>
          <w:rFonts w:ascii="Arial" w:hAnsi="Arial" w:cs="Arial"/>
        </w:rPr>
        <w:t xml:space="preserve"> the </w:t>
      </w:r>
      <w:del w:id="20" w:author="Autor" w:date="2026-05-16T13:52:00Z" w16du:dateUtc="2026-05-16T11:52:00Z">
        <w:r w:rsidR="00F67CDE" w:rsidRPr="00257A6C">
          <w:rPr>
            <w:rFonts w:ascii="Arial" w:hAnsi="Arial" w:cs="Arial"/>
          </w:rPr>
          <w:delText>people in a number of countries suffered a series</w:delText>
        </w:r>
      </w:del>
      <w:ins w:id="21" w:author="Autor" w:date="2026-05-16T13:52:00Z" w16du:dateUtc="2026-05-16T11:52:00Z">
        <w:r w:rsidRPr="00257A6C">
          <w:rPr>
            <w:rFonts w:ascii="Arial" w:hAnsi="Arial" w:cs="Arial"/>
          </w:rPr>
          <w:t>much-feared ‘millennium bug’ has not materialised. However, citizens of some</w:t>
        </w:r>
      </w:ins>
      <w:r w:rsidRPr="00257A6C">
        <w:rPr>
          <w:rFonts w:ascii="Arial" w:hAnsi="Arial" w:cs="Arial"/>
        </w:rPr>
        <w:t xml:space="preserve"> of </w:t>
      </w:r>
      <w:ins w:id="22" w:author="Autor" w:date="2026-05-16T13:52:00Z" w16du:dateUtc="2026-05-16T11:52:00Z">
        <w:r w:rsidRPr="00257A6C">
          <w:rPr>
            <w:rFonts w:ascii="Arial" w:hAnsi="Arial" w:cs="Arial"/>
          </w:rPr>
          <w:t xml:space="preserve">our Member States have fallen victim to terrible </w:t>
        </w:r>
      </w:ins>
      <w:r w:rsidRPr="00257A6C">
        <w:rPr>
          <w:rFonts w:ascii="Arial" w:hAnsi="Arial" w:cs="Arial"/>
        </w:rPr>
        <w:t>natural disasters</w:t>
      </w:r>
      <w:del w:id="23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 that truly were dreadful.</w:delText>
        </w:r>
      </w:del>
    </w:p>
    <w:p w14:paraId="25DD4BBB" w14:textId="77777777" w:rsidR="00D70D2D" w:rsidRPr="00257A6C" w:rsidRDefault="00F67CDE" w:rsidP="00D70D2D">
      <w:pPr>
        <w:pStyle w:val="NurText"/>
        <w:rPr>
          <w:ins w:id="24" w:author="Autor" w:date="2026-05-16T13:52:00Z" w16du:dateUtc="2026-05-16T11:52:00Z"/>
          <w:rFonts w:ascii="Arial" w:hAnsi="Arial" w:cs="Arial"/>
        </w:rPr>
      </w:pPr>
      <w:del w:id="25" w:author="Autor" w:date="2026-05-16T13:52:00Z" w16du:dateUtc="2026-05-16T11:52:00Z">
        <w:r w:rsidRPr="00257A6C">
          <w:rPr>
            <w:rFonts w:ascii="Arial" w:hAnsi="Arial" w:cs="Arial"/>
          </w:rPr>
          <w:delText>You have requested</w:delText>
        </w:r>
      </w:del>
      <w:ins w:id="26" w:author="Autor" w:date="2026-05-16T13:52:00Z" w16du:dateUtc="2026-05-16T11:52:00Z">
        <w:r w:rsidR="00D70D2D" w:rsidRPr="00257A6C">
          <w:rPr>
            <w:rFonts w:ascii="Arial" w:hAnsi="Arial" w:cs="Arial"/>
          </w:rPr>
          <w:t>.</w:t>
        </w:r>
      </w:ins>
    </w:p>
    <w:p w14:paraId="4203D1A4" w14:textId="77777777" w:rsidR="00F67CDE" w:rsidRPr="00257A6C" w:rsidRDefault="00D70D2D" w:rsidP="00F67CDE">
      <w:pPr>
        <w:pStyle w:val="NurText"/>
        <w:rPr>
          <w:del w:id="27" w:author="Autor" w:date="2026-05-16T13:52:00Z" w16du:dateUtc="2026-05-16T11:52:00Z"/>
          <w:rFonts w:ascii="Arial" w:hAnsi="Arial" w:cs="Arial"/>
        </w:rPr>
      </w:pPr>
      <w:ins w:id="28" w:author="Autor" w:date="2026-05-16T13:52:00Z" w16du:dateUtc="2026-05-16T11:52:00Z">
        <w:r w:rsidRPr="00257A6C">
          <w:rPr>
            <w:rFonts w:ascii="Arial" w:hAnsi="Arial" w:cs="Arial"/>
          </w:rPr>
          <w:t>There is a desire within Parliament to hold</w:t>
        </w:r>
      </w:ins>
      <w:r w:rsidRPr="00257A6C">
        <w:rPr>
          <w:rFonts w:ascii="Arial" w:hAnsi="Arial" w:cs="Arial"/>
        </w:rPr>
        <w:t xml:space="preserve"> a debate </w:t>
      </w:r>
      <w:del w:id="29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on this subject in the course of the next few days, </w:delText>
        </w:r>
      </w:del>
      <w:r w:rsidRPr="00257A6C">
        <w:rPr>
          <w:rFonts w:ascii="Arial" w:hAnsi="Arial" w:cs="Arial"/>
        </w:rPr>
        <w:t>during this part-session</w:t>
      </w:r>
      <w:del w:id="30" w:author="Autor" w:date="2026-05-16T13:52:00Z" w16du:dateUtc="2026-05-16T11:52:00Z">
        <w:r w:rsidR="00F67CDE" w:rsidRPr="00257A6C">
          <w:rPr>
            <w:rFonts w:ascii="Arial" w:hAnsi="Arial" w:cs="Arial"/>
          </w:rPr>
          <w:delText>.</w:delText>
        </w:r>
      </w:del>
    </w:p>
    <w:p w14:paraId="35AF16D5" w14:textId="77777777" w:rsidR="00D70D2D" w:rsidRPr="00257A6C" w:rsidRDefault="00F67CDE" w:rsidP="00D70D2D">
      <w:pPr>
        <w:pStyle w:val="NurText"/>
        <w:rPr>
          <w:ins w:id="31" w:author="Autor" w:date="2026-05-16T13:52:00Z" w16du:dateUtc="2026-05-16T11:52:00Z"/>
          <w:rFonts w:ascii="Arial" w:hAnsi="Arial" w:cs="Arial"/>
        </w:rPr>
      </w:pPr>
      <w:del w:id="32" w:author="Autor" w:date="2026-05-16T13:52:00Z" w16du:dateUtc="2026-05-16T11:52:00Z">
        <w:r w:rsidRPr="00257A6C">
          <w:rPr>
            <w:rFonts w:ascii="Arial" w:hAnsi="Arial" w:cs="Arial"/>
          </w:rPr>
          <w:delText>In</w:delText>
        </w:r>
      </w:del>
      <w:ins w:id="33" w:author="Autor" w:date="2026-05-16T13:52:00Z" w16du:dateUtc="2026-05-16T11:52:00Z">
        <w:r w:rsidR="00D70D2D" w:rsidRPr="00257A6C">
          <w:rPr>
            <w:rFonts w:ascii="Arial" w:hAnsi="Arial" w:cs="Arial"/>
          </w:rPr>
          <w:t xml:space="preserve"> in</w:t>
        </w:r>
      </w:ins>
      <w:r w:rsidR="00D70D2D" w:rsidRPr="00257A6C">
        <w:rPr>
          <w:rFonts w:ascii="Arial" w:hAnsi="Arial" w:cs="Arial"/>
        </w:rPr>
        <w:t xml:space="preserve"> the </w:t>
      </w:r>
      <w:del w:id="34" w:author="Autor" w:date="2026-05-16T13:52:00Z" w16du:dateUtc="2026-05-16T11:52:00Z">
        <w:r w:rsidRPr="00257A6C">
          <w:rPr>
            <w:rFonts w:ascii="Arial" w:hAnsi="Arial" w:cs="Arial"/>
          </w:rPr>
          <w:delText>meantime,</w:delText>
        </w:r>
      </w:del>
      <w:ins w:id="35" w:author="Autor" w:date="2026-05-16T13:52:00Z" w16du:dateUtc="2026-05-16T11:52:00Z">
        <w:r w:rsidR="00D70D2D" w:rsidRPr="00257A6C">
          <w:rPr>
            <w:rFonts w:ascii="Arial" w:hAnsi="Arial" w:cs="Arial"/>
          </w:rPr>
          <w:t>coming days.</w:t>
        </w:r>
      </w:ins>
    </w:p>
    <w:p w14:paraId="190BB150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ins w:id="36" w:author="Autor" w:date="2026-05-16T13:52:00Z" w16du:dateUtc="2026-05-16T11:52:00Z">
        <w:r w:rsidRPr="00257A6C">
          <w:rPr>
            <w:rFonts w:ascii="Arial" w:hAnsi="Arial" w:cs="Arial"/>
          </w:rPr>
          <w:t>Today</w:t>
        </w:r>
      </w:ins>
      <w:r w:rsidRPr="00257A6C">
        <w:rPr>
          <w:rFonts w:ascii="Arial" w:hAnsi="Arial" w:cs="Arial"/>
        </w:rPr>
        <w:t xml:space="preserve"> I </w:t>
      </w:r>
      <w:del w:id="37" w:author="Autor" w:date="2026-05-16T13:52:00Z" w16du:dateUtc="2026-05-16T11:52:00Z">
        <w:r w:rsidR="00F67CDE" w:rsidRPr="00257A6C">
          <w:rPr>
            <w:rFonts w:ascii="Arial" w:hAnsi="Arial" w:cs="Arial"/>
          </w:rPr>
          <w:delText>should like</w:delText>
        </w:r>
      </w:del>
      <w:ins w:id="38" w:author="Autor" w:date="2026-05-16T13:52:00Z" w16du:dateUtc="2026-05-16T11:52:00Z">
        <w:r w:rsidRPr="00257A6C">
          <w:rPr>
            <w:rFonts w:ascii="Arial" w:hAnsi="Arial" w:cs="Arial"/>
          </w:rPr>
          <w:t xml:space="preserve">would ask you – and this is also the wish of </w:t>
        </w:r>
        <w:proofErr w:type="gramStart"/>
        <w:r w:rsidRPr="00257A6C">
          <w:rPr>
            <w:rFonts w:ascii="Arial" w:hAnsi="Arial" w:cs="Arial"/>
          </w:rPr>
          <w:t>a number of</w:t>
        </w:r>
        <w:proofErr w:type="gramEnd"/>
        <w:r w:rsidRPr="00257A6C">
          <w:rPr>
            <w:rFonts w:ascii="Arial" w:hAnsi="Arial" w:cs="Arial"/>
          </w:rPr>
          <w:t xml:space="preserve"> colleagues –</w:t>
        </w:r>
      </w:ins>
      <w:r w:rsidRPr="00257A6C">
        <w:rPr>
          <w:rFonts w:ascii="Arial" w:hAnsi="Arial" w:cs="Arial"/>
        </w:rPr>
        <w:t xml:space="preserve"> to observe a </w:t>
      </w:r>
      <w:del w:id="39" w:author="Autor" w:date="2026-05-16T13:52:00Z" w16du:dateUtc="2026-05-16T11:52:00Z">
        <w:r w:rsidR="00F67CDE" w:rsidRPr="00257A6C">
          <w:rPr>
            <w:rFonts w:ascii="Arial" w:hAnsi="Arial" w:cs="Arial"/>
          </w:rPr>
          <w:delText>minute' s</w:delText>
        </w:r>
      </w:del>
      <w:ins w:id="40" w:author="Autor" w:date="2026-05-16T13:52:00Z" w16du:dateUtc="2026-05-16T11:52:00Z">
        <w:r w:rsidRPr="00257A6C">
          <w:rPr>
            <w:rFonts w:ascii="Arial" w:hAnsi="Arial" w:cs="Arial"/>
          </w:rPr>
          <w:t>minute’s</w:t>
        </w:r>
      </w:ins>
      <w:r w:rsidRPr="00257A6C">
        <w:rPr>
          <w:rFonts w:ascii="Arial" w:hAnsi="Arial" w:cs="Arial"/>
        </w:rPr>
        <w:t xml:space="preserve"> silence</w:t>
      </w:r>
      <w:del w:id="41" w:author="Autor" w:date="2026-05-16T13:52:00Z" w16du:dateUtc="2026-05-16T11:52:00Z">
        <w:r w:rsidR="00F67CDE" w:rsidRPr="00257A6C">
          <w:rPr>
            <w:rFonts w:ascii="Arial" w:hAnsi="Arial" w:cs="Arial"/>
          </w:rPr>
          <w:delText>, as a number of Members have requested, on behalf</w:delText>
        </w:r>
      </w:del>
      <w:ins w:id="42" w:author="Autor" w:date="2026-05-16T13:52:00Z" w16du:dateUtc="2026-05-16T11:52:00Z">
        <w:r w:rsidRPr="00257A6C">
          <w:rPr>
            <w:rFonts w:ascii="Arial" w:hAnsi="Arial" w:cs="Arial"/>
          </w:rPr>
          <w:t xml:space="preserve"> in memory</w:t>
        </w:r>
      </w:ins>
      <w:r w:rsidRPr="00257A6C">
        <w:rPr>
          <w:rFonts w:ascii="Arial" w:hAnsi="Arial" w:cs="Arial"/>
        </w:rPr>
        <w:t xml:space="preserve"> of all the victims </w:t>
      </w:r>
      <w:del w:id="43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concerned, particularly those </w:delText>
        </w:r>
      </w:del>
      <w:r w:rsidRPr="00257A6C">
        <w:rPr>
          <w:rFonts w:ascii="Arial" w:hAnsi="Arial" w:cs="Arial"/>
        </w:rPr>
        <w:t xml:space="preserve">of the </w:t>
      </w:r>
      <w:del w:id="44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terrible </w:delText>
        </w:r>
      </w:del>
      <w:r w:rsidRPr="00257A6C">
        <w:rPr>
          <w:rFonts w:ascii="Arial" w:hAnsi="Arial" w:cs="Arial"/>
        </w:rPr>
        <w:t xml:space="preserve">storms, </w:t>
      </w:r>
      <w:ins w:id="45" w:author="Autor" w:date="2026-05-16T13:52:00Z" w16du:dateUtc="2026-05-16T11:52:00Z">
        <w:r w:rsidRPr="00257A6C">
          <w:rPr>
            <w:rFonts w:ascii="Arial" w:hAnsi="Arial" w:cs="Arial"/>
          </w:rPr>
          <w:t xml:space="preserve">particularly </w:t>
        </w:r>
      </w:ins>
      <w:r w:rsidRPr="00257A6C">
        <w:rPr>
          <w:rFonts w:ascii="Arial" w:hAnsi="Arial" w:cs="Arial"/>
        </w:rPr>
        <w:t>in the various countries of the European Union.</w:t>
      </w:r>
    </w:p>
    <w:p w14:paraId="709E0BEC" w14:textId="77777777" w:rsidR="00D70D2D" w:rsidRPr="00257A6C" w:rsidRDefault="00F67CDE" w:rsidP="00D70D2D">
      <w:pPr>
        <w:pStyle w:val="NurText"/>
        <w:rPr>
          <w:rFonts w:ascii="Arial" w:hAnsi="Arial" w:cs="Arial"/>
        </w:rPr>
      </w:pPr>
      <w:del w:id="46" w:author="Autor" w:date="2026-05-16T13:52:00Z" w16du:dateUtc="2026-05-16T11:52:00Z">
        <w:r w:rsidRPr="00257A6C">
          <w:rPr>
            <w:rFonts w:ascii="Arial" w:hAnsi="Arial" w:cs="Arial"/>
          </w:rPr>
          <w:delText>Please</w:delText>
        </w:r>
      </w:del>
      <w:ins w:id="47" w:author="Autor" w:date="2026-05-16T13:52:00Z" w16du:dateUtc="2026-05-16T11:52:00Z">
        <w:r w:rsidR="00D70D2D" w:rsidRPr="00257A6C">
          <w:rPr>
            <w:rFonts w:ascii="Arial" w:hAnsi="Arial" w:cs="Arial"/>
          </w:rPr>
          <w:t>I ask you to</w:t>
        </w:r>
      </w:ins>
      <w:r w:rsidR="00D70D2D" w:rsidRPr="00257A6C">
        <w:rPr>
          <w:rFonts w:ascii="Arial" w:hAnsi="Arial" w:cs="Arial"/>
        </w:rPr>
        <w:t xml:space="preserve"> rise</w:t>
      </w:r>
      <w:del w:id="48" w:author="Autor" w:date="2026-05-16T13:52:00Z" w16du:dateUtc="2026-05-16T11:52:00Z">
        <w:r w:rsidRPr="00257A6C">
          <w:rPr>
            <w:rFonts w:ascii="Arial" w:hAnsi="Arial" w:cs="Arial"/>
          </w:rPr>
          <w:delText>, then,</w:delText>
        </w:r>
      </w:del>
      <w:r w:rsidR="00D70D2D" w:rsidRPr="00257A6C">
        <w:rPr>
          <w:rFonts w:ascii="Arial" w:hAnsi="Arial" w:cs="Arial"/>
        </w:rPr>
        <w:t xml:space="preserve"> for </w:t>
      </w:r>
      <w:del w:id="49" w:author="Autor" w:date="2026-05-16T13:52:00Z" w16du:dateUtc="2026-05-16T11:52:00Z">
        <w:r w:rsidRPr="00257A6C">
          <w:rPr>
            <w:rFonts w:ascii="Arial" w:hAnsi="Arial" w:cs="Arial"/>
          </w:rPr>
          <w:delText>this minute' s</w:delText>
        </w:r>
      </w:del>
      <w:ins w:id="50" w:author="Autor" w:date="2026-05-16T13:52:00Z" w16du:dateUtc="2026-05-16T11:52:00Z">
        <w:r w:rsidR="00D70D2D" w:rsidRPr="00257A6C">
          <w:rPr>
            <w:rFonts w:ascii="Arial" w:hAnsi="Arial" w:cs="Arial"/>
          </w:rPr>
          <w:t>a minute’s</w:t>
        </w:r>
      </w:ins>
      <w:r w:rsidR="00D70D2D" w:rsidRPr="00257A6C">
        <w:rPr>
          <w:rFonts w:ascii="Arial" w:hAnsi="Arial" w:cs="Arial"/>
        </w:rPr>
        <w:t xml:space="preserve"> silence.</w:t>
      </w:r>
    </w:p>
    <w:p w14:paraId="7A3C4FF9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(The House </w:t>
      </w:r>
      <w:del w:id="51" w:author="Autor" w:date="2026-05-16T13:52:00Z" w16du:dateUtc="2026-05-16T11:52:00Z">
        <w:r w:rsidR="00F67CDE" w:rsidRPr="00257A6C">
          <w:rPr>
            <w:rFonts w:ascii="Arial" w:hAnsi="Arial" w:cs="Arial"/>
          </w:rPr>
          <w:delText>rose and observed a minute' s</w:delText>
        </w:r>
      </w:del>
      <w:ins w:id="52" w:author="Autor" w:date="2026-05-16T13:52:00Z" w16du:dateUtc="2026-05-16T11:52:00Z">
        <w:r w:rsidRPr="00257A6C">
          <w:rPr>
            <w:rFonts w:ascii="Arial" w:hAnsi="Arial" w:cs="Arial"/>
          </w:rPr>
          <w:t>rises for a minute’s</w:t>
        </w:r>
      </w:ins>
      <w:r w:rsidRPr="00257A6C">
        <w:rPr>
          <w:rFonts w:ascii="Arial" w:hAnsi="Arial" w:cs="Arial"/>
        </w:rPr>
        <w:t xml:space="preserve"> silence</w:t>
      </w:r>
      <w:del w:id="53" w:author="Autor" w:date="2026-05-16T13:52:00Z" w16du:dateUtc="2026-05-16T11:52:00Z">
        <w:r w:rsidR="00F67CDE" w:rsidRPr="00257A6C">
          <w:rPr>
            <w:rFonts w:ascii="Arial" w:hAnsi="Arial" w:cs="Arial"/>
          </w:rPr>
          <w:delText>)</w:delText>
        </w:r>
      </w:del>
      <w:ins w:id="54" w:author="Autor" w:date="2026-05-16T13:52:00Z" w16du:dateUtc="2026-05-16T11:52:00Z">
        <w:r w:rsidRPr="00257A6C">
          <w:rPr>
            <w:rFonts w:ascii="Arial" w:hAnsi="Arial" w:cs="Arial"/>
          </w:rPr>
          <w:t>.)</w:t>
        </w:r>
      </w:ins>
    </w:p>
    <w:p w14:paraId="76D4EB61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>Madam President, on a point of order.</w:t>
      </w:r>
    </w:p>
    <w:p w14:paraId="16CB4E73" w14:textId="77777777" w:rsidR="00F67CDE" w:rsidRPr="00257A6C" w:rsidRDefault="00F67CDE" w:rsidP="00F67CDE">
      <w:pPr>
        <w:pStyle w:val="NurText"/>
        <w:rPr>
          <w:del w:id="55" w:author="Autor" w:date="2026-05-16T13:52:00Z" w16du:dateUtc="2026-05-16T11:52:00Z"/>
          <w:rFonts w:ascii="Arial" w:hAnsi="Arial" w:cs="Arial"/>
        </w:rPr>
      </w:pPr>
      <w:del w:id="56" w:author="Autor" w:date="2026-05-16T13:52:00Z" w16du:dateUtc="2026-05-16T11:52:00Z">
        <w:r w:rsidRPr="00257A6C">
          <w:rPr>
            <w:rFonts w:ascii="Arial" w:hAnsi="Arial" w:cs="Arial"/>
          </w:rPr>
          <w:delText xml:space="preserve">You will be </w:delText>
        </w:r>
      </w:del>
      <w:ins w:id="57" w:author="Autor" w:date="2026-05-16T13:52:00Z" w16du:dateUtc="2026-05-16T11:52:00Z">
        <w:r w:rsidR="00D70D2D" w:rsidRPr="00257A6C">
          <w:rPr>
            <w:rFonts w:ascii="Arial" w:hAnsi="Arial" w:cs="Arial"/>
          </w:rPr>
          <w:t xml:space="preserve">As you are no doubt </w:t>
        </w:r>
      </w:ins>
      <w:r w:rsidR="00D70D2D" w:rsidRPr="00257A6C">
        <w:rPr>
          <w:rFonts w:ascii="Arial" w:hAnsi="Arial" w:cs="Arial"/>
        </w:rPr>
        <w:t>aware from the press and television</w:t>
      </w:r>
      <w:del w:id="58" w:author="Autor" w:date="2026-05-16T13:52:00Z" w16du:dateUtc="2026-05-16T11:52:00Z">
        <w:r w:rsidRPr="00257A6C">
          <w:rPr>
            <w:rFonts w:ascii="Arial" w:hAnsi="Arial" w:cs="Arial"/>
          </w:rPr>
          <w:delText xml:space="preserve"> that</w:delText>
        </w:r>
      </w:del>
      <w:ins w:id="59" w:author="Autor" w:date="2026-05-16T13:52:00Z" w16du:dateUtc="2026-05-16T11:52:00Z">
        <w:r w:rsidR="00D70D2D" w:rsidRPr="00257A6C">
          <w:rPr>
            <w:rFonts w:ascii="Arial" w:hAnsi="Arial" w:cs="Arial"/>
          </w:rPr>
          <w:t>,</w:t>
        </w:r>
      </w:ins>
      <w:r w:rsidR="00D70D2D" w:rsidRPr="00257A6C">
        <w:rPr>
          <w:rFonts w:ascii="Arial" w:hAnsi="Arial" w:cs="Arial"/>
        </w:rPr>
        <w:t xml:space="preserve"> there have been </w:t>
      </w:r>
      <w:del w:id="60" w:author="Autor" w:date="2026-05-16T13:52:00Z" w16du:dateUtc="2026-05-16T11:52:00Z">
        <w:r w:rsidRPr="00257A6C">
          <w:rPr>
            <w:rFonts w:ascii="Arial" w:hAnsi="Arial" w:cs="Arial"/>
          </w:rPr>
          <w:delText>a number of</w:delText>
        </w:r>
      </w:del>
      <w:ins w:id="61" w:author="Autor" w:date="2026-05-16T13:52:00Z" w16du:dateUtc="2026-05-16T11:52:00Z">
        <w:r w:rsidR="00D70D2D" w:rsidRPr="00257A6C">
          <w:rPr>
            <w:rFonts w:ascii="Arial" w:hAnsi="Arial" w:cs="Arial"/>
          </w:rPr>
          <w:t>several</w:t>
        </w:r>
      </w:ins>
      <w:r w:rsidR="00D70D2D" w:rsidRPr="00257A6C">
        <w:rPr>
          <w:rFonts w:ascii="Arial" w:hAnsi="Arial" w:cs="Arial"/>
        </w:rPr>
        <w:t xml:space="preserve"> bomb explosions </w:t>
      </w:r>
      <w:del w:id="62" w:author="Autor" w:date="2026-05-16T13:52:00Z" w16du:dateUtc="2026-05-16T11:52:00Z">
        <w:r w:rsidRPr="00257A6C">
          <w:rPr>
            <w:rFonts w:ascii="Arial" w:hAnsi="Arial" w:cs="Arial"/>
          </w:rPr>
          <w:delText xml:space="preserve">and killings </w:delText>
        </w:r>
      </w:del>
      <w:r w:rsidR="00D70D2D" w:rsidRPr="00257A6C">
        <w:rPr>
          <w:rFonts w:ascii="Arial" w:hAnsi="Arial" w:cs="Arial"/>
        </w:rPr>
        <w:t>in Sri Lanka</w:t>
      </w:r>
      <w:del w:id="63" w:author="Autor" w:date="2026-05-16T13:52:00Z" w16du:dateUtc="2026-05-16T11:52:00Z">
        <w:r w:rsidRPr="00257A6C">
          <w:rPr>
            <w:rFonts w:ascii="Arial" w:hAnsi="Arial" w:cs="Arial"/>
          </w:rPr>
          <w:delText>.</w:delText>
        </w:r>
      </w:del>
    </w:p>
    <w:p w14:paraId="6156E60B" w14:textId="77777777" w:rsidR="00D70D2D" w:rsidRPr="00257A6C" w:rsidRDefault="00F67CDE" w:rsidP="00D70D2D">
      <w:pPr>
        <w:pStyle w:val="NurText"/>
        <w:rPr>
          <w:ins w:id="64" w:author="Autor" w:date="2026-05-16T13:52:00Z" w16du:dateUtc="2026-05-16T11:52:00Z"/>
          <w:rFonts w:ascii="Arial" w:hAnsi="Arial" w:cs="Arial"/>
        </w:rPr>
      </w:pPr>
      <w:del w:id="65" w:author="Autor" w:date="2026-05-16T13:52:00Z" w16du:dateUtc="2026-05-16T11:52:00Z">
        <w:r w:rsidRPr="00257A6C">
          <w:rPr>
            <w:rFonts w:ascii="Arial" w:hAnsi="Arial" w:cs="Arial"/>
          </w:rPr>
          <w:delText>One of</w:delText>
        </w:r>
      </w:del>
      <w:ins w:id="66" w:author="Autor" w:date="2026-05-16T13:52:00Z" w16du:dateUtc="2026-05-16T11:52:00Z">
        <w:r w:rsidR="00D70D2D" w:rsidRPr="00257A6C">
          <w:rPr>
            <w:rFonts w:ascii="Arial" w:hAnsi="Arial" w:cs="Arial"/>
          </w:rPr>
          <w:t>, resulting in numerous deaths.</w:t>
        </w:r>
      </w:ins>
    </w:p>
    <w:p w14:paraId="5DC40CEF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ins w:id="67" w:author="Autor" w:date="2026-05-16T13:52:00Z" w16du:dateUtc="2026-05-16T11:52:00Z">
        <w:r w:rsidRPr="00257A6C">
          <w:rPr>
            <w:rFonts w:ascii="Arial" w:hAnsi="Arial" w:cs="Arial"/>
          </w:rPr>
          <w:t>Among</w:t>
        </w:r>
      </w:ins>
      <w:r w:rsidRPr="00257A6C">
        <w:rPr>
          <w:rFonts w:ascii="Arial" w:hAnsi="Arial" w:cs="Arial"/>
        </w:rPr>
        <w:t xml:space="preserve"> the </w:t>
      </w:r>
      <w:del w:id="68" w:author="Autor" w:date="2026-05-16T13:52:00Z" w16du:dateUtc="2026-05-16T11:52:00Z">
        <w:r w:rsidR="00F67CDE" w:rsidRPr="00257A6C">
          <w:rPr>
            <w:rFonts w:ascii="Arial" w:hAnsi="Arial" w:cs="Arial"/>
          </w:rPr>
          <w:delText>people assassinated very recently</w:delText>
        </w:r>
      </w:del>
      <w:ins w:id="69" w:author="Autor" w:date="2026-05-16T13:52:00Z" w16du:dateUtc="2026-05-16T11:52:00Z">
        <w:r w:rsidRPr="00257A6C">
          <w:rPr>
            <w:rFonts w:ascii="Arial" w:hAnsi="Arial" w:cs="Arial"/>
          </w:rPr>
          <w:t>victims of the recent attacks</w:t>
        </w:r>
      </w:ins>
      <w:r w:rsidRPr="00257A6C">
        <w:rPr>
          <w:rFonts w:ascii="Arial" w:hAnsi="Arial" w:cs="Arial"/>
        </w:rPr>
        <w:t xml:space="preserve"> in Sri Lanka </w:t>
      </w:r>
      <w:del w:id="70" w:author="Autor" w:date="2026-05-16T13:52:00Z" w16du:dateUtc="2026-05-16T11:52:00Z">
        <w:r w:rsidR="00F67CDE" w:rsidRPr="00257A6C">
          <w:rPr>
            <w:rFonts w:ascii="Arial" w:hAnsi="Arial" w:cs="Arial"/>
          </w:rPr>
          <w:delText>was</w:delText>
        </w:r>
      </w:del>
      <w:ins w:id="71" w:author="Autor" w:date="2026-05-16T13:52:00Z" w16du:dateUtc="2026-05-16T11:52:00Z">
        <w:r w:rsidRPr="00257A6C">
          <w:rPr>
            <w:rFonts w:ascii="Arial" w:hAnsi="Arial" w:cs="Arial"/>
          </w:rPr>
          <w:t>is</w:t>
        </w:r>
      </w:ins>
      <w:r w:rsidRPr="00257A6C">
        <w:rPr>
          <w:rFonts w:ascii="Arial" w:hAnsi="Arial" w:cs="Arial"/>
        </w:rPr>
        <w:t xml:space="preserve"> Mr Kumar Ponnambalam, who </w:t>
      </w:r>
      <w:del w:id="72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had </w:delText>
        </w:r>
      </w:del>
      <w:r w:rsidRPr="00257A6C">
        <w:rPr>
          <w:rFonts w:ascii="Arial" w:hAnsi="Arial" w:cs="Arial"/>
        </w:rPr>
        <w:t xml:space="preserve">visited the European Parliament </w:t>
      </w:r>
      <w:del w:id="73" w:author="Autor" w:date="2026-05-16T13:52:00Z" w16du:dateUtc="2026-05-16T11:52:00Z">
        <w:r w:rsidR="00F67CDE" w:rsidRPr="00257A6C">
          <w:rPr>
            <w:rFonts w:ascii="Arial" w:hAnsi="Arial" w:cs="Arial"/>
          </w:rPr>
          <w:delText>just</w:delText>
        </w:r>
      </w:del>
      <w:ins w:id="74" w:author="Autor" w:date="2026-05-16T13:52:00Z" w16du:dateUtc="2026-05-16T11:52:00Z">
        <w:r w:rsidRPr="00257A6C">
          <w:rPr>
            <w:rFonts w:ascii="Arial" w:hAnsi="Arial" w:cs="Arial"/>
          </w:rPr>
          <w:t>only</w:t>
        </w:r>
      </w:ins>
      <w:r w:rsidRPr="00257A6C">
        <w:rPr>
          <w:rFonts w:ascii="Arial" w:hAnsi="Arial" w:cs="Arial"/>
        </w:rPr>
        <w:t xml:space="preserve"> a few months ago.</w:t>
      </w:r>
    </w:p>
    <w:p w14:paraId="45311DF7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>Would it be appropriate</w:t>
      </w:r>
      <w:del w:id="75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 for you</w:delText>
        </w:r>
      </w:del>
      <w:r w:rsidRPr="00257A6C">
        <w:rPr>
          <w:rFonts w:ascii="Arial" w:hAnsi="Arial" w:cs="Arial"/>
        </w:rPr>
        <w:t xml:space="preserve">, Madam President, </w:t>
      </w:r>
      <w:ins w:id="76" w:author="Autor" w:date="2026-05-16T13:52:00Z" w16du:dateUtc="2026-05-16T11:52:00Z">
        <w:r w:rsidRPr="00257A6C">
          <w:rPr>
            <w:rFonts w:ascii="Arial" w:hAnsi="Arial" w:cs="Arial"/>
          </w:rPr>
          <w:t xml:space="preserve">for you </w:t>
        </w:r>
      </w:ins>
      <w:r w:rsidRPr="00257A6C">
        <w:rPr>
          <w:rFonts w:ascii="Arial" w:hAnsi="Arial" w:cs="Arial"/>
        </w:rPr>
        <w:t xml:space="preserve">to write </w:t>
      </w:r>
      <w:del w:id="77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a letter </w:delText>
        </w:r>
      </w:del>
      <w:r w:rsidRPr="00257A6C">
        <w:rPr>
          <w:rFonts w:ascii="Arial" w:hAnsi="Arial" w:cs="Arial"/>
        </w:rPr>
        <w:t xml:space="preserve">to the </w:t>
      </w:r>
      <w:del w:id="78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Sri Lankan </w:delText>
        </w:r>
      </w:del>
      <w:r w:rsidRPr="00257A6C">
        <w:rPr>
          <w:rFonts w:ascii="Arial" w:hAnsi="Arial" w:cs="Arial"/>
        </w:rPr>
        <w:t xml:space="preserve">President </w:t>
      </w:r>
      <w:del w:id="79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expressing Parliament's regret at his and the other </w:delText>
        </w:r>
      </w:del>
      <w:ins w:id="80" w:author="Autor" w:date="2026-05-16T13:52:00Z" w16du:dateUtc="2026-05-16T11:52:00Z">
        <w:r w:rsidRPr="00257A6C">
          <w:rPr>
            <w:rFonts w:ascii="Arial" w:hAnsi="Arial" w:cs="Arial"/>
          </w:rPr>
          <w:t xml:space="preserve">of Sri Lanka to convey Parliament’s condolences on the </w:t>
        </w:r>
      </w:ins>
      <w:r w:rsidRPr="00257A6C">
        <w:rPr>
          <w:rFonts w:ascii="Arial" w:hAnsi="Arial" w:cs="Arial"/>
        </w:rPr>
        <w:t xml:space="preserve">violent deaths </w:t>
      </w:r>
      <w:del w:id="81" w:author="Autor" w:date="2026-05-16T13:52:00Z" w16du:dateUtc="2026-05-16T11:52:00Z">
        <w:r w:rsidR="00F67CDE" w:rsidRPr="00257A6C">
          <w:rPr>
            <w:rFonts w:ascii="Arial" w:hAnsi="Arial" w:cs="Arial"/>
          </w:rPr>
          <w:delText>in Sri Lanka and urging</w:delText>
        </w:r>
      </w:del>
      <w:ins w:id="82" w:author="Autor" w:date="2026-05-16T13:52:00Z" w16du:dateUtc="2026-05-16T11:52:00Z">
        <w:r w:rsidRPr="00257A6C">
          <w:rPr>
            <w:rFonts w:ascii="Arial" w:hAnsi="Arial" w:cs="Arial"/>
          </w:rPr>
          <w:t>of Mr Ponnambalam and other Sri Lankan citizens, and to urge</w:t>
        </w:r>
      </w:ins>
      <w:r w:rsidRPr="00257A6C">
        <w:rPr>
          <w:rFonts w:ascii="Arial" w:hAnsi="Arial" w:cs="Arial"/>
        </w:rPr>
        <w:t xml:space="preserve"> her to do everything </w:t>
      </w:r>
      <w:del w:id="83" w:author="Autor" w:date="2026-05-16T13:52:00Z" w16du:dateUtc="2026-05-16T11:52:00Z">
        <w:r w:rsidR="00F67CDE" w:rsidRPr="00257A6C">
          <w:rPr>
            <w:rFonts w:ascii="Arial" w:hAnsi="Arial" w:cs="Arial"/>
          </w:rPr>
          <w:delText>she possibly can</w:delText>
        </w:r>
      </w:del>
      <w:ins w:id="84" w:author="Autor" w:date="2026-05-16T13:52:00Z" w16du:dateUtc="2026-05-16T11:52:00Z">
        <w:r w:rsidRPr="00257A6C">
          <w:rPr>
            <w:rFonts w:ascii="Arial" w:hAnsi="Arial" w:cs="Arial"/>
          </w:rPr>
          <w:t>in her power</w:t>
        </w:r>
      </w:ins>
      <w:r w:rsidRPr="00257A6C">
        <w:rPr>
          <w:rFonts w:ascii="Arial" w:hAnsi="Arial" w:cs="Arial"/>
        </w:rPr>
        <w:t xml:space="preserve"> to seek a peaceful </w:t>
      </w:r>
      <w:del w:id="85" w:author="Autor" w:date="2026-05-16T13:52:00Z" w16du:dateUtc="2026-05-16T11:52:00Z">
        <w:r w:rsidR="00F67CDE" w:rsidRPr="00257A6C">
          <w:rPr>
            <w:rFonts w:ascii="Arial" w:hAnsi="Arial" w:cs="Arial"/>
          </w:rPr>
          <w:delText>reconciliation</w:delText>
        </w:r>
      </w:del>
      <w:ins w:id="86" w:author="Autor" w:date="2026-05-16T13:52:00Z" w16du:dateUtc="2026-05-16T11:52:00Z">
        <w:r w:rsidRPr="00257A6C">
          <w:rPr>
            <w:rFonts w:ascii="Arial" w:hAnsi="Arial" w:cs="Arial"/>
          </w:rPr>
          <w:t>solution</w:t>
        </w:r>
      </w:ins>
      <w:r w:rsidRPr="00257A6C">
        <w:rPr>
          <w:rFonts w:ascii="Arial" w:hAnsi="Arial" w:cs="Arial"/>
        </w:rPr>
        <w:t xml:space="preserve"> to </w:t>
      </w:r>
      <w:del w:id="87" w:author="Autor" w:date="2026-05-16T13:52:00Z" w16du:dateUtc="2026-05-16T11:52:00Z">
        <w:r w:rsidR="00F67CDE" w:rsidRPr="00257A6C">
          <w:rPr>
            <w:rFonts w:ascii="Arial" w:hAnsi="Arial" w:cs="Arial"/>
          </w:rPr>
          <w:delText>a</w:delText>
        </w:r>
      </w:del>
      <w:ins w:id="88" w:author="Autor" w:date="2026-05-16T13:52:00Z" w16du:dateUtc="2026-05-16T11:52:00Z">
        <w:r w:rsidRPr="00257A6C">
          <w:rPr>
            <w:rFonts w:ascii="Arial" w:hAnsi="Arial" w:cs="Arial"/>
          </w:rPr>
          <w:t>this</w:t>
        </w:r>
      </w:ins>
      <w:r w:rsidRPr="00257A6C">
        <w:rPr>
          <w:rFonts w:ascii="Arial" w:hAnsi="Arial" w:cs="Arial"/>
        </w:rPr>
        <w:t xml:space="preserve"> very difficult situation?</w:t>
      </w:r>
    </w:p>
    <w:p w14:paraId="08577137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Yes, Mr Evans, I </w:t>
      </w:r>
      <w:del w:id="89" w:author="Autor" w:date="2026-05-16T13:52:00Z" w16du:dateUtc="2026-05-16T11:52:00Z">
        <w:r w:rsidR="00F67CDE" w:rsidRPr="00257A6C">
          <w:rPr>
            <w:rFonts w:ascii="Arial" w:hAnsi="Arial" w:cs="Arial"/>
          </w:rPr>
          <w:delText>feel</w:delText>
        </w:r>
      </w:del>
      <w:ins w:id="90" w:author="Autor" w:date="2026-05-16T13:52:00Z" w16du:dateUtc="2026-05-16T11:52:00Z">
        <w:r w:rsidRPr="00257A6C">
          <w:rPr>
            <w:rFonts w:ascii="Arial" w:hAnsi="Arial" w:cs="Arial"/>
          </w:rPr>
          <w:t>think such</w:t>
        </w:r>
      </w:ins>
      <w:r w:rsidRPr="00257A6C">
        <w:rPr>
          <w:rFonts w:ascii="Arial" w:hAnsi="Arial" w:cs="Arial"/>
        </w:rPr>
        <w:t xml:space="preserve"> an initiative </w:t>
      </w:r>
      <w:del w:id="91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of the type you have just suggested would be </w:delText>
        </w:r>
      </w:del>
      <w:ins w:id="92" w:author="Autor" w:date="2026-05-16T13:52:00Z" w16du:dateUtc="2026-05-16T11:52:00Z">
        <w:r w:rsidRPr="00257A6C">
          <w:rPr>
            <w:rFonts w:ascii="Arial" w:hAnsi="Arial" w:cs="Arial"/>
          </w:rPr>
          <w:t xml:space="preserve">is </w:t>
        </w:r>
      </w:ins>
      <w:r w:rsidRPr="00257A6C">
        <w:rPr>
          <w:rFonts w:ascii="Arial" w:hAnsi="Arial" w:cs="Arial"/>
        </w:rPr>
        <w:t>entirely appropriate.</w:t>
      </w:r>
    </w:p>
    <w:p w14:paraId="1D9EEE59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If the House agrees, I shall </w:t>
      </w:r>
      <w:del w:id="93" w:author="Autor" w:date="2026-05-16T13:52:00Z" w16du:dateUtc="2026-05-16T11:52:00Z">
        <w:r w:rsidR="00F67CDE" w:rsidRPr="00257A6C">
          <w:rPr>
            <w:rFonts w:ascii="Arial" w:hAnsi="Arial" w:cs="Arial"/>
          </w:rPr>
          <w:delText>do as</w:delText>
        </w:r>
      </w:del>
      <w:ins w:id="94" w:author="Autor" w:date="2026-05-16T13:52:00Z" w16du:dateUtc="2026-05-16T11:52:00Z">
        <w:r w:rsidRPr="00257A6C">
          <w:rPr>
            <w:rFonts w:ascii="Arial" w:hAnsi="Arial" w:cs="Arial"/>
          </w:rPr>
          <w:t>follow</w:t>
        </w:r>
      </w:ins>
      <w:r w:rsidRPr="00257A6C">
        <w:rPr>
          <w:rFonts w:ascii="Arial" w:hAnsi="Arial" w:cs="Arial"/>
        </w:rPr>
        <w:t xml:space="preserve"> Mr </w:t>
      </w:r>
      <w:del w:id="95" w:author="Autor" w:date="2026-05-16T13:52:00Z" w16du:dateUtc="2026-05-16T11:52:00Z">
        <w:r w:rsidR="00F67CDE" w:rsidRPr="00257A6C">
          <w:rPr>
            <w:rFonts w:ascii="Arial" w:hAnsi="Arial" w:cs="Arial"/>
          </w:rPr>
          <w:delText>Evans has suggested</w:delText>
        </w:r>
      </w:del>
      <w:ins w:id="96" w:author="Autor" w:date="2026-05-16T13:52:00Z" w16du:dateUtc="2026-05-16T11:52:00Z">
        <w:r w:rsidRPr="00257A6C">
          <w:rPr>
            <w:rFonts w:ascii="Arial" w:hAnsi="Arial" w:cs="Arial"/>
          </w:rPr>
          <w:t>Evans’s suggestion</w:t>
        </w:r>
      </w:ins>
      <w:r w:rsidRPr="00257A6C">
        <w:rPr>
          <w:rFonts w:ascii="Arial" w:hAnsi="Arial" w:cs="Arial"/>
        </w:rPr>
        <w:t>.</w:t>
      </w:r>
    </w:p>
    <w:p w14:paraId="752A9BFA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>Madam President, on a point of order.</w:t>
      </w:r>
    </w:p>
    <w:p w14:paraId="7EAEC93E" w14:textId="77777777" w:rsidR="00D70D2D" w:rsidRPr="00257A6C" w:rsidRDefault="00F67CDE" w:rsidP="00D70D2D">
      <w:pPr>
        <w:pStyle w:val="NurText"/>
        <w:rPr>
          <w:rFonts w:ascii="Arial" w:hAnsi="Arial" w:cs="Arial"/>
        </w:rPr>
      </w:pPr>
      <w:del w:id="97" w:author="Autor" w:date="2026-05-16T13:52:00Z" w16du:dateUtc="2026-05-16T11:52:00Z">
        <w:r w:rsidRPr="00257A6C">
          <w:rPr>
            <w:rFonts w:ascii="Arial" w:hAnsi="Arial" w:cs="Arial"/>
          </w:rPr>
          <w:delText>I would like your advice about</w:delText>
        </w:r>
      </w:del>
      <w:ins w:id="98" w:author="Autor" w:date="2026-05-16T13:52:00Z" w16du:dateUtc="2026-05-16T11:52:00Z">
        <w:r w:rsidR="00D70D2D" w:rsidRPr="00257A6C">
          <w:rPr>
            <w:rFonts w:ascii="Arial" w:hAnsi="Arial" w:cs="Arial"/>
          </w:rPr>
          <w:t>Could you provide me with clarification regarding</w:t>
        </w:r>
      </w:ins>
      <w:r w:rsidR="00D70D2D" w:rsidRPr="00257A6C">
        <w:rPr>
          <w:rFonts w:ascii="Arial" w:hAnsi="Arial" w:cs="Arial"/>
        </w:rPr>
        <w:t xml:space="preserve"> Rule 143 </w:t>
      </w:r>
      <w:del w:id="99" w:author="Autor" w:date="2026-05-16T13:52:00Z" w16du:dateUtc="2026-05-16T11:52:00Z">
        <w:r w:rsidRPr="00257A6C">
          <w:rPr>
            <w:rFonts w:ascii="Arial" w:hAnsi="Arial" w:cs="Arial"/>
          </w:rPr>
          <w:delText>concerning</w:delText>
        </w:r>
      </w:del>
      <w:ins w:id="100" w:author="Autor" w:date="2026-05-16T13:52:00Z" w16du:dateUtc="2026-05-16T11:52:00Z">
        <w:r w:rsidR="00D70D2D" w:rsidRPr="00257A6C">
          <w:rPr>
            <w:rFonts w:ascii="Arial" w:hAnsi="Arial" w:cs="Arial"/>
          </w:rPr>
          <w:t>in relation to</w:t>
        </w:r>
      </w:ins>
      <w:r w:rsidR="00D70D2D" w:rsidRPr="00257A6C">
        <w:rPr>
          <w:rFonts w:ascii="Arial" w:hAnsi="Arial" w:cs="Arial"/>
        </w:rPr>
        <w:t xml:space="preserve"> inadmissibility</w:t>
      </w:r>
      <w:del w:id="101" w:author="Autor" w:date="2026-05-16T13:52:00Z" w16du:dateUtc="2026-05-16T11:52:00Z">
        <w:r w:rsidRPr="00257A6C">
          <w:rPr>
            <w:rFonts w:ascii="Arial" w:hAnsi="Arial" w:cs="Arial"/>
          </w:rPr>
          <w:delText>.</w:delText>
        </w:r>
      </w:del>
      <w:ins w:id="102" w:author="Autor" w:date="2026-05-16T13:52:00Z" w16du:dateUtc="2026-05-16T11:52:00Z">
        <w:r w:rsidR="00D70D2D" w:rsidRPr="00257A6C">
          <w:rPr>
            <w:rFonts w:ascii="Arial" w:hAnsi="Arial" w:cs="Arial"/>
          </w:rPr>
          <w:t>?</w:t>
        </w:r>
      </w:ins>
    </w:p>
    <w:p w14:paraId="5E1D6F84" w14:textId="77777777" w:rsidR="00F67CDE" w:rsidRPr="00257A6C" w:rsidRDefault="00D70D2D" w:rsidP="00F67CDE">
      <w:pPr>
        <w:pStyle w:val="NurText"/>
        <w:rPr>
          <w:del w:id="103" w:author="Autor" w:date="2026-05-16T13:52:00Z" w16du:dateUtc="2026-05-16T11:52:00Z"/>
          <w:rFonts w:ascii="Arial" w:hAnsi="Arial" w:cs="Arial"/>
        </w:rPr>
      </w:pPr>
      <w:r w:rsidRPr="00257A6C">
        <w:rPr>
          <w:rFonts w:ascii="Arial" w:hAnsi="Arial" w:cs="Arial"/>
        </w:rPr>
        <w:t xml:space="preserve">My question </w:t>
      </w:r>
      <w:del w:id="104" w:author="Autor" w:date="2026-05-16T13:52:00Z" w16du:dateUtc="2026-05-16T11:52:00Z">
        <w:r w:rsidR="00F67CDE" w:rsidRPr="00257A6C">
          <w:rPr>
            <w:rFonts w:ascii="Arial" w:hAnsi="Arial" w:cs="Arial"/>
          </w:rPr>
          <w:delText>relates to something that</w:delText>
        </w:r>
      </w:del>
      <w:ins w:id="105" w:author="Autor" w:date="2026-05-16T13:52:00Z" w16du:dateUtc="2026-05-16T11:52:00Z">
        <w:r w:rsidRPr="00257A6C">
          <w:rPr>
            <w:rFonts w:ascii="Arial" w:hAnsi="Arial" w:cs="Arial"/>
          </w:rPr>
          <w:t>concerns a matter which</w:t>
        </w:r>
      </w:ins>
      <w:r w:rsidRPr="00257A6C">
        <w:rPr>
          <w:rFonts w:ascii="Arial" w:hAnsi="Arial" w:cs="Arial"/>
        </w:rPr>
        <w:t xml:space="preserve"> will </w:t>
      </w:r>
      <w:del w:id="106" w:author="Autor" w:date="2026-05-16T13:52:00Z" w16du:dateUtc="2026-05-16T11:52:00Z">
        <w:r w:rsidR="00F67CDE" w:rsidRPr="00257A6C">
          <w:rPr>
            <w:rFonts w:ascii="Arial" w:hAnsi="Arial" w:cs="Arial"/>
          </w:rPr>
          <w:delText>come up</w:delText>
        </w:r>
      </w:del>
      <w:ins w:id="107" w:author="Autor" w:date="2026-05-16T13:52:00Z" w16du:dateUtc="2026-05-16T11:52:00Z">
        <w:r w:rsidRPr="00257A6C">
          <w:rPr>
            <w:rFonts w:ascii="Arial" w:hAnsi="Arial" w:cs="Arial"/>
          </w:rPr>
          <w:t>be raised</w:t>
        </w:r>
      </w:ins>
      <w:r w:rsidRPr="00257A6C">
        <w:rPr>
          <w:rFonts w:ascii="Arial" w:hAnsi="Arial" w:cs="Arial"/>
        </w:rPr>
        <w:t xml:space="preserve"> on Thursday and </w:t>
      </w:r>
      <w:ins w:id="108" w:author="Autor" w:date="2026-05-16T13:52:00Z" w16du:dateUtc="2026-05-16T11:52:00Z">
        <w:r w:rsidRPr="00257A6C">
          <w:rPr>
            <w:rFonts w:ascii="Arial" w:hAnsi="Arial" w:cs="Arial"/>
          </w:rPr>
          <w:t xml:space="preserve">to </w:t>
        </w:r>
      </w:ins>
      <w:r w:rsidRPr="00257A6C">
        <w:rPr>
          <w:rFonts w:ascii="Arial" w:hAnsi="Arial" w:cs="Arial"/>
        </w:rPr>
        <w:t xml:space="preserve">which I </w:t>
      </w:r>
      <w:del w:id="109" w:author="Autor" w:date="2026-05-16T13:52:00Z" w16du:dateUtc="2026-05-16T11:52:00Z">
        <w:r w:rsidR="00F67CDE" w:rsidRPr="00257A6C">
          <w:rPr>
            <w:rFonts w:ascii="Arial" w:hAnsi="Arial" w:cs="Arial"/>
          </w:rPr>
          <w:delText>will then raise</w:delText>
        </w:r>
      </w:del>
      <w:ins w:id="110" w:author="Autor" w:date="2026-05-16T13:52:00Z" w16du:dateUtc="2026-05-16T11:52:00Z">
        <w:r w:rsidRPr="00257A6C">
          <w:rPr>
            <w:rFonts w:ascii="Arial" w:hAnsi="Arial" w:cs="Arial"/>
          </w:rPr>
          <w:t>shall refer</w:t>
        </w:r>
      </w:ins>
      <w:r w:rsidRPr="00257A6C">
        <w:rPr>
          <w:rFonts w:ascii="Arial" w:hAnsi="Arial" w:cs="Arial"/>
        </w:rPr>
        <w:t xml:space="preserve"> again</w:t>
      </w:r>
      <w:del w:id="111" w:author="Autor" w:date="2026-05-16T13:52:00Z" w16du:dateUtc="2026-05-16T11:52:00Z">
        <w:r w:rsidR="00F67CDE" w:rsidRPr="00257A6C">
          <w:rPr>
            <w:rFonts w:ascii="Arial" w:hAnsi="Arial" w:cs="Arial"/>
          </w:rPr>
          <w:delText>.</w:delText>
        </w:r>
      </w:del>
    </w:p>
    <w:p w14:paraId="126B4072" w14:textId="77777777" w:rsidR="00D70D2D" w:rsidRPr="00257A6C" w:rsidRDefault="00F67CDE" w:rsidP="00D70D2D">
      <w:pPr>
        <w:pStyle w:val="NurText"/>
        <w:rPr>
          <w:ins w:id="112" w:author="Autor" w:date="2026-05-16T13:52:00Z" w16du:dateUtc="2026-05-16T11:52:00Z"/>
          <w:rFonts w:ascii="Arial" w:hAnsi="Arial" w:cs="Arial"/>
        </w:rPr>
      </w:pPr>
      <w:del w:id="113" w:author="Autor" w:date="2026-05-16T13:52:00Z" w16du:dateUtc="2026-05-16T11:52:00Z">
        <w:r w:rsidRPr="00257A6C">
          <w:rPr>
            <w:rFonts w:ascii="Arial" w:hAnsi="Arial" w:cs="Arial"/>
          </w:rPr>
          <w:delText>The</w:delText>
        </w:r>
      </w:del>
      <w:ins w:id="114" w:author="Autor" w:date="2026-05-16T13:52:00Z" w16du:dateUtc="2026-05-16T11:52:00Z">
        <w:r w:rsidR="00D70D2D" w:rsidRPr="00257A6C">
          <w:rPr>
            <w:rFonts w:ascii="Arial" w:hAnsi="Arial" w:cs="Arial"/>
          </w:rPr>
          <w:t xml:space="preserve"> then.</w:t>
        </w:r>
      </w:ins>
    </w:p>
    <w:p w14:paraId="2A4C0DF8" w14:textId="77777777" w:rsidR="00F67CDE" w:rsidRPr="00257A6C" w:rsidRDefault="00D70D2D" w:rsidP="00F67CDE">
      <w:pPr>
        <w:pStyle w:val="NurText"/>
        <w:rPr>
          <w:del w:id="115" w:author="Autor" w:date="2026-05-16T13:52:00Z" w16du:dateUtc="2026-05-16T11:52:00Z"/>
          <w:rFonts w:ascii="Arial" w:hAnsi="Arial" w:cs="Arial"/>
        </w:rPr>
      </w:pPr>
      <w:ins w:id="116" w:author="Autor" w:date="2026-05-16T13:52:00Z" w16du:dateUtc="2026-05-16T11:52:00Z">
        <w:r w:rsidRPr="00257A6C">
          <w:rPr>
            <w:rFonts w:ascii="Arial" w:hAnsi="Arial" w:cs="Arial"/>
          </w:rPr>
          <w:t>On Thursday, Parliament will be considering the</w:t>
        </w:r>
      </w:ins>
      <w:r w:rsidRPr="00257A6C">
        <w:rPr>
          <w:rFonts w:ascii="Arial" w:hAnsi="Arial" w:cs="Arial"/>
        </w:rPr>
        <w:t xml:space="preserve"> Cunha report on multiannual guidance programmes</w:t>
      </w:r>
      <w:del w:id="117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 comes before Parliament on Thursday and contains a proposal</w:delText>
        </w:r>
      </w:del>
      <w:ins w:id="118" w:author="Autor" w:date="2026-05-16T13:52:00Z" w16du:dateUtc="2026-05-16T11:52:00Z">
        <w:r w:rsidRPr="00257A6C">
          <w:rPr>
            <w:rFonts w:ascii="Arial" w:hAnsi="Arial" w:cs="Arial"/>
          </w:rPr>
          <w:t>, which proposes</w:t>
        </w:r>
      </w:ins>
      <w:r w:rsidRPr="00257A6C">
        <w:rPr>
          <w:rFonts w:ascii="Arial" w:hAnsi="Arial" w:cs="Arial"/>
        </w:rPr>
        <w:t xml:space="preserve"> in paragraph 6 that </w:t>
      </w:r>
      <w:del w:id="119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a form of quota penalties should be introduced for </w:delText>
        </w:r>
      </w:del>
      <w:r w:rsidRPr="00257A6C">
        <w:rPr>
          <w:rFonts w:ascii="Arial" w:hAnsi="Arial" w:cs="Arial"/>
        </w:rPr>
        <w:t xml:space="preserve">countries </w:t>
      </w:r>
      <w:del w:id="120" w:author="Autor" w:date="2026-05-16T13:52:00Z" w16du:dateUtc="2026-05-16T11:52:00Z">
        <w:r w:rsidR="00F67CDE" w:rsidRPr="00257A6C">
          <w:rPr>
            <w:rFonts w:ascii="Arial" w:hAnsi="Arial" w:cs="Arial"/>
          </w:rPr>
          <w:delText>which fail</w:delText>
        </w:r>
      </w:del>
      <w:ins w:id="121" w:author="Autor" w:date="2026-05-16T13:52:00Z" w16du:dateUtc="2026-05-16T11:52:00Z">
        <w:r w:rsidRPr="00257A6C">
          <w:rPr>
            <w:rFonts w:ascii="Arial" w:hAnsi="Arial" w:cs="Arial"/>
          </w:rPr>
          <w:t>failing</w:t>
        </w:r>
      </w:ins>
      <w:r w:rsidRPr="00257A6C">
        <w:rPr>
          <w:rFonts w:ascii="Arial" w:hAnsi="Arial" w:cs="Arial"/>
        </w:rPr>
        <w:t xml:space="preserve"> to meet their fleet reduction targets </w:t>
      </w:r>
      <w:del w:id="122" w:author="Autor" w:date="2026-05-16T13:52:00Z" w16du:dateUtc="2026-05-16T11:52:00Z">
        <w:r w:rsidR="00F67CDE" w:rsidRPr="00257A6C">
          <w:rPr>
            <w:rFonts w:ascii="Arial" w:hAnsi="Arial" w:cs="Arial"/>
          </w:rPr>
          <w:delText>annually.</w:delText>
        </w:r>
      </w:del>
    </w:p>
    <w:p w14:paraId="3793FEB3" w14:textId="77777777" w:rsidR="00D70D2D" w:rsidRPr="00257A6C" w:rsidRDefault="00F67CDE" w:rsidP="00D70D2D">
      <w:pPr>
        <w:pStyle w:val="NurText"/>
        <w:rPr>
          <w:ins w:id="123" w:author="Autor" w:date="2026-05-16T13:52:00Z" w16du:dateUtc="2026-05-16T11:52:00Z"/>
          <w:rFonts w:ascii="Arial" w:hAnsi="Arial" w:cs="Arial"/>
        </w:rPr>
      </w:pPr>
      <w:del w:id="124" w:author="Autor" w:date="2026-05-16T13:52:00Z" w16du:dateUtc="2026-05-16T11:52:00Z">
        <w:r w:rsidRPr="00257A6C">
          <w:rPr>
            <w:rFonts w:ascii="Arial" w:hAnsi="Arial" w:cs="Arial"/>
          </w:rPr>
          <w:delText>It says that this should</w:delText>
        </w:r>
      </w:del>
      <w:ins w:id="125" w:author="Autor" w:date="2026-05-16T13:52:00Z" w16du:dateUtc="2026-05-16T11:52:00Z">
        <w:r w:rsidR="00D70D2D" w:rsidRPr="00257A6C">
          <w:rPr>
            <w:rFonts w:ascii="Arial" w:hAnsi="Arial" w:cs="Arial"/>
          </w:rPr>
          <w:t>should be subject to an annual quota penalty.</w:t>
        </w:r>
      </w:ins>
    </w:p>
    <w:p w14:paraId="439EF617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ins w:id="126" w:author="Autor" w:date="2026-05-16T13:52:00Z" w16du:dateUtc="2026-05-16T11:52:00Z">
        <w:r w:rsidRPr="00257A6C">
          <w:rPr>
            <w:rFonts w:ascii="Arial" w:hAnsi="Arial" w:cs="Arial"/>
          </w:rPr>
          <w:t>Such penalties are to</w:t>
        </w:r>
      </w:ins>
      <w:r w:rsidRPr="00257A6C">
        <w:rPr>
          <w:rFonts w:ascii="Arial" w:hAnsi="Arial" w:cs="Arial"/>
        </w:rPr>
        <w:t xml:space="preserve"> be </w:t>
      </w:r>
      <w:del w:id="127" w:author="Autor" w:date="2026-05-16T13:52:00Z" w16du:dateUtc="2026-05-16T11:52:00Z">
        <w:r w:rsidR="00F67CDE" w:rsidRPr="00257A6C">
          <w:rPr>
            <w:rFonts w:ascii="Arial" w:hAnsi="Arial" w:cs="Arial"/>
          </w:rPr>
          <w:delText>done</w:delText>
        </w:r>
      </w:del>
      <w:ins w:id="128" w:author="Autor" w:date="2026-05-16T13:52:00Z" w16du:dateUtc="2026-05-16T11:52:00Z">
        <w:r w:rsidRPr="00257A6C">
          <w:rPr>
            <w:rFonts w:ascii="Arial" w:hAnsi="Arial" w:cs="Arial"/>
          </w:rPr>
          <w:t>imposed</w:t>
        </w:r>
      </w:ins>
      <w:r w:rsidRPr="00257A6C">
        <w:rPr>
          <w:rFonts w:ascii="Arial" w:hAnsi="Arial" w:cs="Arial"/>
        </w:rPr>
        <w:t xml:space="preserve"> despite the principle of relative stability.</w:t>
      </w:r>
    </w:p>
    <w:p w14:paraId="44539AC2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I believe that the principle of relative stability is a fundamental legal principle of the common fisheries policy and </w:t>
      </w:r>
      <w:ins w:id="129" w:author="Autor" w:date="2026-05-16T13:52:00Z" w16du:dateUtc="2026-05-16T11:52:00Z">
        <w:r w:rsidRPr="00257A6C">
          <w:rPr>
            <w:rFonts w:ascii="Arial" w:hAnsi="Arial" w:cs="Arial"/>
          </w:rPr>
          <w:t xml:space="preserve">that </w:t>
        </w:r>
      </w:ins>
      <w:r w:rsidRPr="00257A6C">
        <w:rPr>
          <w:rFonts w:ascii="Arial" w:hAnsi="Arial" w:cs="Arial"/>
        </w:rPr>
        <w:t xml:space="preserve">a proposal to </w:t>
      </w:r>
      <w:del w:id="130" w:author="Autor" w:date="2026-05-16T13:52:00Z" w16du:dateUtc="2026-05-16T11:52:00Z">
        <w:r w:rsidR="00F67CDE" w:rsidRPr="00257A6C">
          <w:rPr>
            <w:rFonts w:ascii="Arial" w:hAnsi="Arial" w:cs="Arial"/>
          </w:rPr>
          <w:delText>subvert</w:delText>
        </w:r>
      </w:del>
      <w:ins w:id="131" w:author="Autor" w:date="2026-05-16T13:52:00Z" w16du:dateUtc="2026-05-16T11:52:00Z">
        <w:r w:rsidRPr="00257A6C">
          <w:rPr>
            <w:rFonts w:ascii="Arial" w:hAnsi="Arial" w:cs="Arial"/>
          </w:rPr>
          <w:t>undermine</w:t>
        </w:r>
      </w:ins>
      <w:r w:rsidRPr="00257A6C">
        <w:rPr>
          <w:rFonts w:ascii="Arial" w:hAnsi="Arial" w:cs="Arial"/>
        </w:rPr>
        <w:t xml:space="preserve"> it would be legally inadmissible.</w:t>
      </w:r>
    </w:p>
    <w:p w14:paraId="5664EC7A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I </w:t>
      </w:r>
      <w:del w:id="132" w:author="Autor" w:date="2026-05-16T13:52:00Z" w16du:dateUtc="2026-05-16T11:52:00Z">
        <w:r w:rsidR="00F67CDE" w:rsidRPr="00257A6C">
          <w:rPr>
            <w:rFonts w:ascii="Arial" w:hAnsi="Arial" w:cs="Arial"/>
          </w:rPr>
          <w:delText>want</w:delText>
        </w:r>
      </w:del>
      <w:ins w:id="133" w:author="Autor" w:date="2026-05-16T13:52:00Z" w16du:dateUtc="2026-05-16T11:52:00Z">
        <w:r w:rsidRPr="00257A6C">
          <w:rPr>
            <w:rFonts w:ascii="Arial" w:hAnsi="Arial" w:cs="Arial"/>
          </w:rPr>
          <w:t>would like</w:t>
        </w:r>
      </w:ins>
      <w:r w:rsidRPr="00257A6C">
        <w:rPr>
          <w:rFonts w:ascii="Arial" w:hAnsi="Arial" w:cs="Arial"/>
        </w:rPr>
        <w:t xml:space="preserve"> to know whether </w:t>
      </w:r>
      <w:del w:id="134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one can </w:delText>
        </w:r>
      </w:del>
      <w:ins w:id="135" w:author="Autor" w:date="2026-05-16T13:52:00Z" w16du:dateUtc="2026-05-16T11:52:00Z">
        <w:r w:rsidRPr="00257A6C">
          <w:rPr>
            <w:rFonts w:ascii="Arial" w:hAnsi="Arial" w:cs="Arial"/>
          </w:rPr>
          <w:t xml:space="preserve">it is possible to </w:t>
        </w:r>
      </w:ins>
      <w:r w:rsidRPr="00257A6C">
        <w:rPr>
          <w:rFonts w:ascii="Arial" w:hAnsi="Arial" w:cs="Arial"/>
        </w:rPr>
        <w:t xml:space="preserve">raise an objection </w:t>
      </w:r>
      <w:del w:id="136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of that kind </w:delText>
        </w:r>
      </w:del>
      <w:r w:rsidRPr="00257A6C">
        <w:rPr>
          <w:rFonts w:ascii="Arial" w:hAnsi="Arial" w:cs="Arial"/>
        </w:rPr>
        <w:t xml:space="preserve">to </w:t>
      </w:r>
      <w:del w:id="137" w:author="Autor" w:date="2026-05-16T13:52:00Z" w16du:dateUtc="2026-05-16T11:52:00Z">
        <w:r w:rsidR="00F67CDE" w:rsidRPr="00257A6C">
          <w:rPr>
            <w:rFonts w:ascii="Arial" w:hAnsi="Arial" w:cs="Arial"/>
          </w:rPr>
          <w:delText>what</w:delText>
        </w:r>
      </w:del>
      <w:ins w:id="138" w:author="Autor" w:date="2026-05-16T13:52:00Z" w16du:dateUtc="2026-05-16T11:52:00Z">
        <w:r w:rsidRPr="00257A6C">
          <w:rPr>
            <w:rFonts w:ascii="Arial" w:hAnsi="Arial" w:cs="Arial"/>
          </w:rPr>
          <w:t>a document which</w:t>
        </w:r>
      </w:ins>
      <w:r w:rsidRPr="00257A6C">
        <w:rPr>
          <w:rFonts w:ascii="Arial" w:hAnsi="Arial" w:cs="Arial"/>
        </w:rPr>
        <w:t xml:space="preserve"> is merely a report</w:t>
      </w:r>
      <w:del w:id="139" w:author="Autor" w:date="2026-05-16T13:52:00Z" w16du:dateUtc="2026-05-16T11:52:00Z">
        <w:r w:rsidR="00F67CDE" w:rsidRPr="00257A6C">
          <w:rPr>
            <w:rFonts w:ascii="Arial" w:hAnsi="Arial" w:cs="Arial"/>
          </w:rPr>
          <w:delText>,</w:delText>
        </w:r>
      </w:del>
      <w:ins w:id="140" w:author="Autor" w:date="2026-05-16T13:52:00Z" w16du:dateUtc="2026-05-16T11:52:00Z">
        <w:r w:rsidRPr="00257A6C">
          <w:rPr>
            <w:rFonts w:ascii="Arial" w:hAnsi="Arial" w:cs="Arial"/>
          </w:rPr>
          <w:t xml:space="preserve"> and</w:t>
        </w:r>
      </w:ins>
      <w:r w:rsidRPr="00257A6C">
        <w:rPr>
          <w:rFonts w:ascii="Arial" w:hAnsi="Arial" w:cs="Arial"/>
        </w:rPr>
        <w:t xml:space="preserve"> not a legislative proposal, and whether </w:t>
      </w:r>
      <w:del w:id="141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that is something </w:delText>
        </w:r>
      </w:del>
      <w:r w:rsidRPr="00257A6C">
        <w:rPr>
          <w:rFonts w:ascii="Arial" w:hAnsi="Arial" w:cs="Arial"/>
        </w:rPr>
        <w:t xml:space="preserve">I </w:t>
      </w:r>
      <w:del w:id="142" w:author="Autor" w:date="2026-05-16T13:52:00Z" w16du:dateUtc="2026-05-16T11:52:00Z">
        <w:r w:rsidR="00F67CDE" w:rsidRPr="00257A6C">
          <w:rPr>
            <w:rFonts w:ascii="Arial" w:hAnsi="Arial" w:cs="Arial"/>
          </w:rPr>
          <w:delText>can competently</w:delText>
        </w:r>
      </w:del>
      <w:ins w:id="143" w:author="Autor" w:date="2026-05-16T13:52:00Z" w16du:dateUtc="2026-05-16T11:52:00Z">
        <w:r w:rsidRPr="00257A6C">
          <w:rPr>
            <w:rFonts w:ascii="Arial" w:hAnsi="Arial" w:cs="Arial"/>
          </w:rPr>
          <w:t>am authorised to</w:t>
        </w:r>
      </w:ins>
      <w:r w:rsidRPr="00257A6C">
        <w:rPr>
          <w:rFonts w:ascii="Arial" w:hAnsi="Arial" w:cs="Arial"/>
        </w:rPr>
        <w:t xml:space="preserve"> do </w:t>
      </w:r>
      <w:ins w:id="144" w:author="Autor" w:date="2026-05-16T13:52:00Z" w16du:dateUtc="2026-05-16T11:52:00Z">
        <w:r w:rsidRPr="00257A6C">
          <w:rPr>
            <w:rFonts w:ascii="Arial" w:hAnsi="Arial" w:cs="Arial"/>
          </w:rPr>
          <w:t xml:space="preserve">so </w:t>
        </w:r>
      </w:ins>
      <w:r w:rsidRPr="00257A6C">
        <w:rPr>
          <w:rFonts w:ascii="Arial" w:hAnsi="Arial" w:cs="Arial"/>
        </w:rPr>
        <w:t>on Thursday.</w:t>
      </w:r>
    </w:p>
    <w:p w14:paraId="78D0E2A7" w14:textId="77777777" w:rsidR="00D70D2D" w:rsidRPr="00257A6C" w:rsidRDefault="00F67CDE" w:rsidP="00D70D2D">
      <w:pPr>
        <w:pStyle w:val="NurText"/>
        <w:rPr>
          <w:rFonts w:ascii="Arial" w:hAnsi="Arial" w:cs="Arial"/>
        </w:rPr>
      </w:pPr>
      <w:del w:id="145" w:author="Autor" w:date="2026-05-16T13:52:00Z" w16du:dateUtc="2026-05-16T11:52:00Z">
        <w:r w:rsidRPr="00257A6C">
          <w:rPr>
            <w:rFonts w:ascii="Arial" w:hAnsi="Arial" w:cs="Arial"/>
          </w:rPr>
          <w:delText>That is precisely the time when you</w:delText>
        </w:r>
      </w:del>
      <w:ins w:id="146" w:author="Autor" w:date="2026-05-16T13:52:00Z" w16du:dateUtc="2026-05-16T11:52:00Z">
        <w:r w:rsidR="00D70D2D" w:rsidRPr="00257A6C">
          <w:rPr>
            <w:rFonts w:ascii="Arial" w:hAnsi="Arial" w:cs="Arial"/>
          </w:rPr>
          <w:t>You</w:t>
        </w:r>
      </w:ins>
      <w:r w:rsidR="00D70D2D" w:rsidRPr="00257A6C">
        <w:rPr>
          <w:rFonts w:ascii="Arial" w:hAnsi="Arial" w:cs="Arial"/>
        </w:rPr>
        <w:t xml:space="preserve"> may</w:t>
      </w:r>
      <w:del w:id="147" w:author="Autor" w:date="2026-05-16T13:52:00Z" w16du:dateUtc="2026-05-16T11:52:00Z">
        <w:r w:rsidRPr="00257A6C">
          <w:rPr>
            <w:rFonts w:ascii="Arial" w:hAnsi="Arial" w:cs="Arial"/>
          </w:rPr>
          <w:delText xml:space="preserve">, if you wish, </w:delText>
        </w:r>
      </w:del>
      <w:ins w:id="148" w:author="Autor" w:date="2026-05-16T13:52:00Z" w16du:dateUtc="2026-05-16T11:52:00Z">
        <w:r w:rsidR="00D70D2D" w:rsidRPr="00257A6C">
          <w:rPr>
            <w:rFonts w:ascii="Arial" w:hAnsi="Arial" w:cs="Arial"/>
          </w:rPr>
          <w:t xml:space="preserve"> </w:t>
        </w:r>
      </w:ins>
      <w:r w:rsidR="00D70D2D" w:rsidRPr="00257A6C">
        <w:rPr>
          <w:rFonts w:ascii="Arial" w:hAnsi="Arial" w:cs="Arial"/>
        </w:rPr>
        <w:t xml:space="preserve">raise this </w:t>
      </w:r>
      <w:del w:id="149" w:author="Autor" w:date="2026-05-16T13:52:00Z" w16du:dateUtc="2026-05-16T11:52:00Z">
        <w:r w:rsidRPr="00257A6C">
          <w:rPr>
            <w:rFonts w:ascii="Arial" w:hAnsi="Arial" w:cs="Arial"/>
          </w:rPr>
          <w:delText>question</w:delText>
        </w:r>
      </w:del>
      <w:ins w:id="150" w:author="Autor" w:date="2026-05-16T13:52:00Z" w16du:dateUtc="2026-05-16T11:52:00Z">
        <w:r w:rsidR="00D70D2D" w:rsidRPr="00257A6C">
          <w:rPr>
            <w:rFonts w:ascii="Arial" w:hAnsi="Arial" w:cs="Arial"/>
          </w:rPr>
          <w:t>issue at that very moment, if you wish</w:t>
        </w:r>
      </w:ins>
      <w:r w:rsidR="00D70D2D" w:rsidRPr="00257A6C">
        <w:rPr>
          <w:rFonts w:ascii="Arial" w:hAnsi="Arial" w:cs="Arial"/>
        </w:rPr>
        <w:t xml:space="preserve">, i.e. on Thursday </w:t>
      </w:r>
      <w:del w:id="151" w:author="Autor" w:date="2026-05-16T13:52:00Z" w16du:dateUtc="2026-05-16T11:52:00Z">
        <w:r w:rsidRPr="00257A6C">
          <w:rPr>
            <w:rFonts w:ascii="Arial" w:hAnsi="Arial" w:cs="Arial"/>
          </w:rPr>
          <w:delText>prior to</w:delText>
        </w:r>
      </w:del>
      <w:ins w:id="152" w:author="Autor" w:date="2026-05-16T13:52:00Z" w16du:dateUtc="2026-05-16T11:52:00Z">
        <w:r w:rsidR="00D70D2D" w:rsidRPr="00257A6C">
          <w:rPr>
            <w:rFonts w:ascii="Arial" w:hAnsi="Arial" w:cs="Arial"/>
          </w:rPr>
          <w:t>at</w:t>
        </w:r>
      </w:ins>
      <w:r w:rsidR="00D70D2D" w:rsidRPr="00257A6C">
        <w:rPr>
          <w:rFonts w:ascii="Arial" w:hAnsi="Arial" w:cs="Arial"/>
        </w:rPr>
        <w:t xml:space="preserve"> the start of the </w:t>
      </w:r>
      <w:del w:id="153" w:author="Autor" w:date="2026-05-16T13:52:00Z" w16du:dateUtc="2026-05-16T11:52:00Z">
        <w:r w:rsidRPr="00257A6C">
          <w:rPr>
            <w:rFonts w:ascii="Arial" w:hAnsi="Arial" w:cs="Arial"/>
          </w:rPr>
          <w:delText xml:space="preserve">presentation of </w:delText>
        </w:r>
      </w:del>
      <w:ins w:id="154" w:author="Autor" w:date="2026-05-16T13:52:00Z" w16du:dateUtc="2026-05-16T11:52:00Z">
        <w:r w:rsidR="00D70D2D" w:rsidRPr="00257A6C">
          <w:rPr>
            <w:rFonts w:ascii="Arial" w:hAnsi="Arial" w:cs="Arial"/>
          </w:rPr>
          <w:t xml:space="preserve">debate on </w:t>
        </w:r>
      </w:ins>
      <w:r w:rsidR="00D70D2D" w:rsidRPr="00257A6C">
        <w:rPr>
          <w:rFonts w:ascii="Arial" w:hAnsi="Arial" w:cs="Arial"/>
        </w:rPr>
        <w:t>the report.</w:t>
      </w:r>
    </w:p>
    <w:p w14:paraId="40A47981" w14:textId="77777777" w:rsidR="00F67CDE" w:rsidRPr="00257A6C" w:rsidRDefault="00F67CDE" w:rsidP="00F67CDE">
      <w:pPr>
        <w:pStyle w:val="NurText"/>
        <w:rPr>
          <w:del w:id="155" w:author="Autor" w:date="2026-05-16T13:52:00Z" w16du:dateUtc="2026-05-16T11:52:00Z"/>
          <w:rFonts w:ascii="Arial" w:hAnsi="Arial" w:cs="Arial"/>
        </w:rPr>
      </w:pPr>
    </w:p>
    <w:p w14:paraId="009414D0" w14:textId="77777777" w:rsidR="00D70D2D" w:rsidRPr="00257A6C" w:rsidRDefault="00D70D2D" w:rsidP="00D70D2D">
      <w:pPr>
        <w:pStyle w:val="NurText"/>
        <w:rPr>
          <w:ins w:id="156" w:author="Autor" w:date="2026-05-16T13:52:00Z" w16du:dateUtc="2026-05-16T11:52:00Z"/>
          <w:rFonts w:ascii="Arial" w:hAnsi="Arial" w:cs="Arial"/>
        </w:rPr>
      </w:pPr>
      <w:r w:rsidRPr="00257A6C">
        <w:rPr>
          <w:rFonts w:ascii="Arial" w:hAnsi="Arial" w:cs="Arial"/>
        </w:rPr>
        <w:t>Madam President</w:t>
      </w:r>
      <w:del w:id="157" w:author="Autor" w:date="2026-05-16T13:52:00Z" w16du:dateUtc="2026-05-16T11:52:00Z">
        <w:r w:rsidR="00F67CDE" w:rsidRPr="00257A6C">
          <w:rPr>
            <w:rFonts w:ascii="Arial" w:hAnsi="Arial" w:cs="Arial"/>
          </w:rPr>
          <w:delText>, coinciding with this year' s</w:delText>
        </w:r>
      </w:del>
      <w:ins w:id="158" w:author="Autor" w:date="2026-05-16T13:52:00Z" w16du:dateUtc="2026-05-16T11:52:00Z">
        <w:r w:rsidRPr="00257A6C">
          <w:rPr>
            <w:rFonts w:ascii="Arial" w:hAnsi="Arial" w:cs="Arial"/>
          </w:rPr>
          <w:t>!</w:t>
        </w:r>
      </w:ins>
    </w:p>
    <w:p w14:paraId="00D6141F" w14:textId="77777777" w:rsidR="00F67CDE" w:rsidRPr="00257A6C" w:rsidRDefault="00D70D2D" w:rsidP="00F67CDE">
      <w:pPr>
        <w:pStyle w:val="NurText"/>
        <w:rPr>
          <w:del w:id="159" w:author="Autor" w:date="2026-05-16T13:52:00Z" w16du:dateUtc="2026-05-16T11:52:00Z"/>
          <w:rFonts w:ascii="Arial" w:hAnsi="Arial" w:cs="Arial"/>
        </w:rPr>
      </w:pPr>
      <w:ins w:id="160" w:author="Autor" w:date="2026-05-16T13:52:00Z" w16du:dateUtc="2026-05-16T11:52:00Z">
        <w:r w:rsidRPr="00257A6C">
          <w:rPr>
            <w:rFonts w:ascii="Arial" w:hAnsi="Arial" w:cs="Arial"/>
          </w:rPr>
          <w:t>Unfortunately, the European Parliament’s</w:t>
        </w:r>
      </w:ins>
      <w:r w:rsidRPr="00257A6C">
        <w:rPr>
          <w:rFonts w:ascii="Arial" w:hAnsi="Arial" w:cs="Arial"/>
        </w:rPr>
        <w:t xml:space="preserve"> first part-session of </w:t>
      </w:r>
      <w:del w:id="161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the European Parliament, a date has been set, unfortunately for next </w:delText>
        </w:r>
      </w:del>
      <w:ins w:id="162" w:author="Autor" w:date="2026-05-16T13:52:00Z" w16du:dateUtc="2026-05-16T11:52:00Z">
        <w:r w:rsidRPr="00257A6C">
          <w:rPr>
            <w:rFonts w:ascii="Arial" w:hAnsi="Arial" w:cs="Arial"/>
          </w:rPr>
          <w:t xml:space="preserve">this year coincides with the scheduled execution, this </w:t>
        </w:r>
      </w:ins>
      <w:r w:rsidRPr="00257A6C">
        <w:rPr>
          <w:rFonts w:ascii="Arial" w:hAnsi="Arial" w:cs="Arial"/>
        </w:rPr>
        <w:t xml:space="preserve">Thursday, </w:t>
      </w:r>
      <w:del w:id="163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in Texas in America, for the execution </w:delText>
        </w:r>
      </w:del>
      <w:r w:rsidRPr="00257A6C">
        <w:rPr>
          <w:rFonts w:ascii="Arial" w:hAnsi="Arial" w:cs="Arial"/>
        </w:rPr>
        <w:t xml:space="preserve">of a </w:t>
      </w:r>
      <w:del w:id="164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young </w:delText>
        </w:r>
      </w:del>
      <w:r w:rsidRPr="00257A6C">
        <w:rPr>
          <w:rFonts w:ascii="Arial" w:hAnsi="Arial" w:cs="Arial"/>
        </w:rPr>
        <w:t>34</w:t>
      </w:r>
      <w:del w:id="165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 </w:delText>
        </w:r>
      </w:del>
      <w:ins w:id="166" w:author="Autor" w:date="2026-05-16T13:52:00Z" w16du:dateUtc="2026-05-16T11:52:00Z">
        <w:r w:rsidRPr="00257A6C">
          <w:rPr>
            <w:rFonts w:ascii="Arial" w:hAnsi="Arial" w:cs="Arial"/>
          </w:rPr>
          <w:t>-</w:t>
        </w:r>
      </w:ins>
      <w:r w:rsidRPr="00257A6C">
        <w:rPr>
          <w:rFonts w:ascii="Arial" w:hAnsi="Arial" w:cs="Arial"/>
        </w:rPr>
        <w:t xml:space="preserve">year-old man </w:t>
      </w:r>
      <w:ins w:id="167" w:author="Autor" w:date="2026-05-16T13:52:00Z" w16du:dateUtc="2026-05-16T11:52:00Z">
        <w:r w:rsidRPr="00257A6C">
          <w:rPr>
            <w:rFonts w:ascii="Arial" w:hAnsi="Arial" w:cs="Arial"/>
          </w:rPr>
          <w:t xml:space="preserve">named Hicks, </w:t>
        </w:r>
      </w:ins>
      <w:r w:rsidRPr="00257A6C">
        <w:rPr>
          <w:rFonts w:ascii="Arial" w:hAnsi="Arial" w:cs="Arial"/>
        </w:rPr>
        <w:t>who has been sentenced to death</w:t>
      </w:r>
      <w:del w:id="168" w:author="Autor" w:date="2026-05-16T13:52:00Z" w16du:dateUtc="2026-05-16T11:52:00Z">
        <w:r w:rsidR="00F67CDE" w:rsidRPr="00257A6C">
          <w:rPr>
            <w:rFonts w:ascii="Arial" w:hAnsi="Arial" w:cs="Arial"/>
          </w:rPr>
          <w:delText>. We shall call him Mr Hicks.</w:delText>
        </w:r>
      </w:del>
    </w:p>
    <w:p w14:paraId="4BEF11A8" w14:textId="77777777" w:rsidR="00D70D2D" w:rsidRPr="00257A6C" w:rsidRDefault="00D70D2D" w:rsidP="00D70D2D">
      <w:pPr>
        <w:pStyle w:val="NurText"/>
        <w:rPr>
          <w:ins w:id="169" w:author="Autor" w:date="2026-05-16T13:52:00Z" w16du:dateUtc="2026-05-16T11:52:00Z"/>
          <w:rFonts w:ascii="Arial" w:hAnsi="Arial" w:cs="Arial"/>
        </w:rPr>
      </w:pPr>
      <w:ins w:id="170" w:author="Autor" w:date="2026-05-16T13:52:00Z" w16du:dateUtc="2026-05-16T11:52:00Z">
        <w:r w:rsidRPr="00257A6C">
          <w:rPr>
            <w:rFonts w:ascii="Arial" w:hAnsi="Arial" w:cs="Arial"/>
          </w:rPr>
          <w:t xml:space="preserve"> in the United States, in Texas.</w:t>
        </w:r>
      </w:ins>
    </w:p>
    <w:p w14:paraId="2D852650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At the request of a French Member, Mr Zimeray, a petition has already been </w:t>
      </w:r>
      <w:del w:id="171" w:author="Autor" w:date="2026-05-16T13:52:00Z" w16du:dateUtc="2026-05-16T11:52:00Z">
        <w:r w:rsidR="00F67CDE" w:rsidRPr="00257A6C">
          <w:rPr>
            <w:rFonts w:ascii="Arial" w:hAnsi="Arial" w:cs="Arial"/>
          </w:rPr>
          <w:delText>presented</w:delText>
        </w:r>
      </w:del>
      <w:ins w:id="172" w:author="Autor" w:date="2026-05-16T13:52:00Z" w16du:dateUtc="2026-05-16T11:52:00Z">
        <w:r w:rsidRPr="00257A6C">
          <w:rPr>
            <w:rFonts w:ascii="Arial" w:hAnsi="Arial" w:cs="Arial"/>
          </w:rPr>
          <w:t>submitted</w:t>
        </w:r>
      </w:ins>
      <w:r w:rsidRPr="00257A6C">
        <w:rPr>
          <w:rFonts w:ascii="Arial" w:hAnsi="Arial" w:cs="Arial"/>
        </w:rPr>
        <w:t xml:space="preserve">, which </w:t>
      </w:r>
      <w:del w:id="173" w:author="Autor" w:date="2026-05-16T13:52:00Z" w16du:dateUtc="2026-05-16T11:52:00Z">
        <w:r w:rsidR="00F67CDE" w:rsidRPr="00257A6C">
          <w:rPr>
            <w:rFonts w:ascii="Arial" w:hAnsi="Arial" w:cs="Arial"/>
          </w:rPr>
          <w:delText>many people</w:delText>
        </w:r>
      </w:del>
      <w:ins w:id="174" w:author="Autor" w:date="2026-05-16T13:52:00Z" w16du:dateUtc="2026-05-16T11:52:00Z">
        <w:r w:rsidRPr="00257A6C">
          <w:rPr>
            <w:rFonts w:ascii="Arial" w:hAnsi="Arial" w:cs="Arial"/>
          </w:rPr>
          <w:t>has been</w:t>
        </w:r>
      </w:ins>
      <w:r w:rsidRPr="00257A6C">
        <w:rPr>
          <w:rFonts w:ascii="Arial" w:hAnsi="Arial" w:cs="Arial"/>
        </w:rPr>
        <w:t xml:space="preserve"> signed</w:t>
      </w:r>
      <w:ins w:id="175" w:author="Autor" w:date="2026-05-16T13:52:00Z" w16du:dateUtc="2026-05-16T11:52:00Z">
        <w:r w:rsidRPr="00257A6C">
          <w:rPr>
            <w:rFonts w:ascii="Arial" w:hAnsi="Arial" w:cs="Arial"/>
          </w:rPr>
          <w:t xml:space="preserve"> by many</w:t>
        </w:r>
      </w:ins>
      <w:r w:rsidRPr="00257A6C">
        <w:rPr>
          <w:rFonts w:ascii="Arial" w:hAnsi="Arial" w:cs="Arial"/>
        </w:rPr>
        <w:t>, including myself.</w:t>
      </w:r>
    </w:p>
    <w:p w14:paraId="24686FF2" w14:textId="77777777" w:rsidR="00F67CDE" w:rsidRPr="00257A6C" w:rsidRDefault="00D70D2D" w:rsidP="00F67CDE">
      <w:pPr>
        <w:pStyle w:val="NurText"/>
        <w:rPr>
          <w:del w:id="176" w:author="Autor" w:date="2026-05-16T13:52:00Z" w16du:dateUtc="2026-05-16T11:52:00Z"/>
          <w:rFonts w:ascii="Arial" w:hAnsi="Arial" w:cs="Arial"/>
        </w:rPr>
      </w:pPr>
      <w:r w:rsidRPr="00257A6C">
        <w:rPr>
          <w:rFonts w:ascii="Arial" w:hAnsi="Arial" w:cs="Arial"/>
        </w:rPr>
        <w:t xml:space="preserve">However, </w:t>
      </w:r>
      <w:del w:id="177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I would ask you, </w:delText>
        </w:r>
      </w:del>
      <w:r w:rsidRPr="00257A6C">
        <w:rPr>
          <w:rFonts w:ascii="Arial" w:hAnsi="Arial" w:cs="Arial"/>
        </w:rPr>
        <w:t xml:space="preserve">in accordance with the line </w:t>
      </w:r>
      <w:del w:id="178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which is </w:delText>
        </w:r>
      </w:del>
      <w:r w:rsidRPr="00257A6C">
        <w:rPr>
          <w:rFonts w:ascii="Arial" w:hAnsi="Arial" w:cs="Arial"/>
        </w:rPr>
        <w:t xml:space="preserve">now </w:t>
      </w:r>
      <w:del w:id="179" w:author="Autor" w:date="2026-05-16T13:52:00Z" w16du:dateUtc="2026-05-16T11:52:00Z">
        <w:r w:rsidR="00F67CDE" w:rsidRPr="00257A6C">
          <w:rPr>
            <w:rFonts w:ascii="Arial" w:hAnsi="Arial" w:cs="Arial"/>
          </w:rPr>
          <w:delText>constantly followed</w:delText>
        </w:r>
      </w:del>
      <w:ins w:id="180" w:author="Autor" w:date="2026-05-16T13:52:00Z" w16du:dateUtc="2026-05-16T11:52:00Z">
        <w:r w:rsidRPr="00257A6C">
          <w:rPr>
            <w:rFonts w:ascii="Arial" w:hAnsi="Arial" w:cs="Arial"/>
          </w:rPr>
          <w:t>consistently taken</w:t>
        </w:r>
      </w:ins>
      <w:r w:rsidRPr="00257A6C">
        <w:rPr>
          <w:rFonts w:ascii="Arial" w:hAnsi="Arial" w:cs="Arial"/>
        </w:rPr>
        <w:t xml:space="preserve"> by the European Parliament and </w:t>
      </w:r>
      <w:del w:id="181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by the whole of </w:delText>
        </w:r>
      </w:del>
      <w:r w:rsidRPr="00257A6C">
        <w:rPr>
          <w:rFonts w:ascii="Arial" w:hAnsi="Arial" w:cs="Arial"/>
        </w:rPr>
        <w:t xml:space="preserve">the European </w:t>
      </w:r>
      <w:del w:id="182" w:author="Autor" w:date="2026-05-16T13:52:00Z" w16du:dateUtc="2026-05-16T11:52:00Z">
        <w:r w:rsidR="00F67CDE" w:rsidRPr="00257A6C">
          <w:rPr>
            <w:rFonts w:ascii="Arial" w:hAnsi="Arial" w:cs="Arial"/>
          </w:rPr>
          <w:delText>Community, to make representations, using the weight</w:delText>
        </w:r>
      </w:del>
      <w:ins w:id="183" w:author="Autor" w:date="2026-05-16T13:52:00Z" w16du:dateUtc="2026-05-16T11:52:00Z">
        <w:r w:rsidRPr="00257A6C">
          <w:rPr>
            <w:rFonts w:ascii="Arial" w:hAnsi="Arial" w:cs="Arial"/>
          </w:rPr>
          <w:t>Union as a whole, I would ask you to bring to bear the full influence</w:t>
        </w:r>
      </w:ins>
      <w:r w:rsidRPr="00257A6C">
        <w:rPr>
          <w:rFonts w:ascii="Arial" w:hAnsi="Arial" w:cs="Arial"/>
        </w:rPr>
        <w:t xml:space="preserve"> of your </w:t>
      </w:r>
      <w:del w:id="184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prestigious </w:delText>
        </w:r>
      </w:del>
      <w:r w:rsidRPr="00257A6C">
        <w:rPr>
          <w:rFonts w:ascii="Arial" w:hAnsi="Arial" w:cs="Arial"/>
        </w:rPr>
        <w:t xml:space="preserve">office and </w:t>
      </w:r>
      <w:ins w:id="185" w:author="Autor" w:date="2026-05-16T13:52:00Z" w16du:dateUtc="2026-05-16T11:52:00Z">
        <w:r w:rsidRPr="00257A6C">
          <w:rPr>
            <w:rFonts w:ascii="Arial" w:hAnsi="Arial" w:cs="Arial"/>
          </w:rPr>
          <w:t xml:space="preserve">of </w:t>
        </w:r>
      </w:ins>
      <w:r w:rsidRPr="00257A6C">
        <w:rPr>
          <w:rFonts w:ascii="Arial" w:hAnsi="Arial" w:cs="Arial"/>
        </w:rPr>
        <w:t>the institution you represent</w:t>
      </w:r>
      <w:del w:id="186" w:author="Autor" w:date="2026-05-16T13:52:00Z" w16du:dateUtc="2026-05-16T11:52:00Z">
        <w:r w:rsidR="00F67CDE" w:rsidRPr="00257A6C">
          <w:rPr>
            <w:rFonts w:ascii="Arial" w:hAnsi="Arial" w:cs="Arial"/>
          </w:rPr>
          <w:delText>, to</w:delText>
        </w:r>
      </w:del>
      <w:ins w:id="187" w:author="Autor" w:date="2026-05-16T13:52:00Z" w16du:dateUtc="2026-05-16T11:52:00Z">
        <w:r w:rsidRPr="00257A6C">
          <w:rPr>
            <w:rFonts w:ascii="Arial" w:hAnsi="Arial" w:cs="Arial"/>
          </w:rPr>
          <w:t xml:space="preserve"> on</w:t>
        </w:r>
      </w:ins>
      <w:r w:rsidRPr="00257A6C">
        <w:rPr>
          <w:rFonts w:ascii="Arial" w:hAnsi="Arial" w:cs="Arial"/>
        </w:rPr>
        <w:t xml:space="preserve"> the </w:t>
      </w:r>
      <w:del w:id="188" w:author="Autor" w:date="2026-05-16T13:52:00Z" w16du:dateUtc="2026-05-16T11:52:00Z">
        <w:r w:rsidR="00F67CDE" w:rsidRPr="00257A6C">
          <w:rPr>
            <w:rFonts w:ascii="Arial" w:hAnsi="Arial" w:cs="Arial"/>
          </w:rPr>
          <w:delText>President</w:delText>
        </w:r>
      </w:del>
      <w:ins w:id="189" w:author="Autor" w:date="2026-05-16T13:52:00Z" w16du:dateUtc="2026-05-16T11:52:00Z">
        <w:r w:rsidRPr="00257A6C">
          <w:rPr>
            <w:rFonts w:ascii="Arial" w:hAnsi="Arial" w:cs="Arial"/>
          </w:rPr>
          <w:t>presidential candidate</w:t>
        </w:r>
      </w:ins>
      <w:r w:rsidRPr="00257A6C">
        <w:rPr>
          <w:rFonts w:ascii="Arial" w:hAnsi="Arial" w:cs="Arial"/>
        </w:rPr>
        <w:t xml:space="preserve"> and </w:t>
      </w:r>
      <w:del w:id="190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to the </w:delText>
        </w:r>
      </w:del>
      <w:r w:rsidRPr="00257A6C">
        <w:rPr>
          <w:rFonts w:ascii="Arial" w:hAnsi="Arial" w:cs="Arial"/>
        </w:rPr>
        <w:t xml:space="preserve">Governor of Texas, </w:t>
      </w:r>
      <w:del w:id="191" w:author="Autor" w:date="2026-05-16T13:52:00Z" w16du:dateUtc="2026-05-16T11:52:00Z">
        <w:r w:rsidR="00F67CDE" w:rsidRPr="00257A6C">
          <w:rPr>
            <w:rFonts w:ascii="Arial" w:hAnsi="Arial" w:cs="Arial"/>
          </w:rPr>
          <w:delText>Mr</w:delText>
        </w:r>
      </w:del>
      <w:ins w:id="192" w:author="Autor" w:date="2026-05-16T13:52:00Z" w16du:dateUtc="2026-05-16T11:52:00Z">
        <w:r w:rsidRPr="00257A6C">
          <w:rPr>
            <w:rFonts w:ascii="Arial" w:hAnsi="Arial" w:cs="Arial"/>
          </w:rPr>
          <w:t>George W.</w:t>
        </w:r>
      </w:ins>
      <w:r w:rsidRPr="00257A6C">
        <w:rPr>
          <w:rFonts w:ascii="Arial" w:hAnsi="Arial" w:cs="Arial"/>
        </w:rPr>
        <w:t xml:space="preserve"> Bush, who has the power to </w:t>
      </w:r>
      <w:del w:id="193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order a </w:delText>
        </w:r>
      </w:del>
      <w:r w:rsidRPr="00257A6C">
        <w:rPr>
          <w:rFonts w:ascii="Arial" w:hAnsi="Arial" w:cs="Arial"/>
        </w:rPr>
        <w:t xml:space="preserve">stay </w:t>
      </w:r>
      <w:del w:id="194" w:author="Autor" w:date="2026-05-16T13:52:00Z" w16du:dateUtc="2026-05-16T11:52:00Z">
        <w:r w:rsidR="00F67CDE" w:rsidRPr="00257A6C">
          <w:rPr>
            <w:rFonts w:ascii="Arial" w:hAnsi="Arial" w:cs="Arial"/>
          </w:rPr>
          <w:delText>of</w:delText>
        </w:r>
      </w:del>
      <w:ins w:id="195" w:author="Autor" w:date="2026-05-16T13:52:00Z" w16du:dateUtc="2026-05-16T11:52:00Z">
        <w:r w:rsidRPr="00257A6C">
          <w:rPr>
            <w:rFonts w:ascii="Arial" w:hAnsi="Arial" w:cs="Arial"/>
          </w:rPr>
          <w:t>the</w:t>
        </w:r>
      </w:ins>
      <w:r w:rsidRPr="00257A6C">
        <w:rPr>
          <w:rFonts w:ascii="Arial" w:hAnsi="Arial" w:cs="Arial"/>
        </w:rPr>
        <w:t xml:space="preserve"> execution and to </w:t>
      </w:r>
      <w:del w:id="196" w:author="Autor" w:date="2026-05-16T13:52:00Z" w16du:dateUtc="2026-05-16T11:52:00Z">
        <w:r w:rsidR="00F67CDE" w:rsidRPr="00257A6C">
          <w:rPr>
            <w:rFonts w:ascii="Arial" w:hAnsi="Arial" w:cs="Arial"/>
          </w:rPr>
          <w:delText>reprieve</w:delText>
        </w:r>
      </w:del>
      <w:ins w:id="197" w:author="Autor" w:date="2026-05-16T13:52:00Z" w16du:dateUtc="2026-05-16T11:52:00Z">
        <w:r w:rsidRPr="00257A6C">
          <w:rPr>
            <w:rFonts w:ascii="Arial" w:hAnsi="Arial" w:cs="Arial"/>
          </w:rPr>
          <w:t>pardon</w:t>
        </w:r>
      </w:ins>
      <w:r w:rsidRPr="00257A6C">
        <w:rPr>
          <w:rFonts w:ascii="Arial" w:hAnsi="Arial" w:cs="Arial"/>
        </w:rPr>
        <w:t xml:space="preserve"> the condemned </w:t>
      </w:r>
      <w:del w:id="198" w:author="Autor" w:date="2026-05-16T13:52:00Z" w16du:dateUtc="2026-05-16T11:52:00Z">
        <w:r w:rsidR="00F67CDE" w:rsidRPr="00257A6C">
          <w:rPr>
            <w:rFonts w:ascii="Arial" w:hAnsi="Arial" w:cs="Arial"/>
          </w:rPr>
          <w:delText>person.</w:delText>
        </w:r>
      </w:del>
    </w:p>
    <w:p w14:paraId="681B868E" w14:textId="77777777" w:rsidR="00D70D2D" w:rsidRPr="00257A6C" w:rsidRDefault="00F67CDE" w:rsidP="00D70D2D">
      <w:pPr>
        <w:pStyle w:val="NurText"/>
        <w:rPr>
          <w:ins w:id="199" w:author="Autor" w:date="2026-05-16T13:52:00Z" w16du:dateUtc="2026-05-16T11:52:00Z"/>
          <w:rFonts w:ascii="Arial" w:hAnsi="Arial" w:cs="Arial"/>
        </w:rPr>
      </w:pPr>
      <w:del w:id="200" w:author="Autor" w:date="2026-05-16T13:52:00Z" w16du:dateUtc="2026-05-16T11:52:00Z">
        <w:r w:rsidRPr="00257A6C">
          <w:rPr>
            <w:rFonts w:ascii="Arial" w:hAnsi="Arial" w:cs="Arial"/>
          </w:rPr>
          <w:delText>This</w:delText>
        </w:r>
      </w:del>
      <w:ins w:id="201" w:author="Autor" w:date="2026-05-16T13:52:00Z" w16du:dateUtc="2026-05-16T11:52:00Z">
        <w:r w:rsidR="00D70D2D" w:rsidRPr="00257A6C">
          <w:rPr>
            <w:rFonts w:ascii="Arial" w:hAnsi="Arial" w:cs="Arial"/>
          </w:rPr>
          <w:t>man.</w:t>
        </w:r>
      </w:ins>
    </w:p>
    <w:p w14:paraId="0305D7F9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ins w:id="202" w:author="Autor" w:date="2026-05-16T13:52:00Z" w16du:dateUtc="2026-05-16T11:52:00Z">
        <w:r w:rsidRPr="00257A6C">
          <w:rPr>
            <w:rFonts w:ascii="Arial" w:hAnsi="Arial" w:cs="Arial"/>
          </w:rPr>
          <w:t>All this</w:t>
        </w:r>
      </w:ins>
      <w:r w:rsidRPr="00257A6C">
        <w:rPr>
          <w:rFonts w:ascii="Arial" w:hAnsi="Arial" w:cs="Arial"/>
        </w:rPr>
        <w:t xml:space="preserve"> is </w:t>
      </w:r>
      <w:del w:id="203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all </w:delText>
        </w:r>
      </w:del>
      <w:r w:rsidRPr="00257A6C">
        <w:rPr>
          <w:rFonts w:ascii="Arial" w:hAnsi="Arial" w:cs="Arial"/>
        </w:rPr>
        <w:t xml:space="preserve">in </w:t>
      </w:r>
      <w:del w:id="204" w:author="Autor" w:date="2026-05-16T13:52:00Z" w16du:dateUtc="2026-05-16T11:52:00Z">
        <w:r w:rsidR="00F67CDE" w:rsidRPr="00257A6C">
          <w:rPr>
            <w:rFonts w:ascii="Arial" w:hAnsi="Arial" w:cs="Arial"/>
          </w:rPr>
          <w:delText>accordance</w:delText>
        </w:r>
      </w:del>
      <w:ins w:id="205" w:author="Autor" w:date="2026-05-16T13:52:00Z" w16du:dateUtc="2026-05-16T11:52:00Z">
        <w:r w:rsidRPr="00257A6C">
          <w:rPr>
            <w:rFonts w:ascii="Arial" w:hAnsi="Arial" w:cs="Arial"/>
          </w:rPr>
          <w:t>line</w:t>
        </w:r>
      </w:ins>
      <w:r w:rsidRPr="00257A6C">
        <w:rPr>
          <w:rFonts w:ascii="Arial" w:hAnsi="Arial" w:cs="Arial"/>
        </w:rPr>
        <w:t xml:space="preserve"> with the principles </w:t>
      </w:r>
      <w:del w:id="206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that </w:delText>
        </w:r>
      </w:del>
      <w:r w:rsidRPr="00257A6C">
        <w:rPr>
          <w:rFonts w:ascii="Arial" w:hAnsi="Arial" w:cs="Arial"/>
        </w:rPr>
        <w:t xml:space="preserve">we have always </w:t>
      </w:r>
      <w:del w:id="207" w:author="Autor" w:date="2026-05-16T13:52:00Z" w16du:dateUtc="2026-05-16T11:52:00Z">
        <w:r w:rsidR="00F67CDE" w:rsidRPr="00257A6C">
          <w:rPr>
            <w:rFonts w:ascii="Arial" w:hAnsi="Arial" w:cs="Arial"/>
          </w:rPr>
          <w:delText>upheld</w:delText>
        </w:r>
      </w:del>
      <w:ins w:id="208" w:author="Autor" w:date="2026-05-16T13:52:00Z" w16du:dateUtc="2026-05-16T11:52:00Z">
        <w:r w:rsidRPr="00257A6C">
          <w:rPr>
            <w:rFonts w:ascii="Arial" w:hAnsi="Arial" w:cs="Arial"/>
          </w:rPr>
          <w:t>defended</w:t>
        </w:r>
      </w:ins>
      <w:r w:rsidRPr="00257A6C">
        <w:rPr>
          <w:rFonts w:ascii="Arial" w:hAnsi="Arial" w:cs="Arial"/>
        </w:rPr>
        <w:t>.</w:t>
      </w:r>
    </w:p>
    <w:p w14:paraId="470F200C" w14:textId="77777777" w:rsidR="00F67CDE" w:rsidRPr="00257A6C" w:rsidRDefault="00D70D2D" w:rsidP="00F67CDE">
      <w:pPr>
        <w:pStyle w:val="NurText"/>
        <w:rPr>
          <w:del w:id="209" w:author="Autor" w:date="2026-05-16T13:52:00Z" w16du:dateUtc="2026-05-16T11:52:00Z"/>
          <w:rFonts w:ascii="Arial" w:hAnsi="Arial" w:cs="Arial"/>
        </w:rPr>
      </w:pPr>
      <w:r w:rsidRPr="00257A6C">
        <w:rPr>
          <w:rFonts w:ascii="Arial" w:hAnsi="Arial" w:cs="Arial"/>
        </w:rPr>
        <w:t>Thank you</w:t>
      </w:r>
      <w:ins w:id="210" w:author="Autor" w:date="2026-05-16T13:52:00Z" w16du:dateUtc="2026-05-16T11:52:00Z">
        <w:r w:rsidRPr="00257A6C">
          <w:rPr>
            <w:rFonts w:ascii="Arial" w:hAnsi="Arial" w:cs="Arial"/>
          </w:rPr>
          <w:t xml:space="preserve"> very much</w:t>
        </w:r>
      </w:ins>
      <w:r w:rsidRPr="00257A6C">
        <w:rPr>
          <w:rFonts w:ascii="Arial" w:hAnsi="Arial" w:cs="Arial"/>
        </w:rPr>
        <w:t xml:space="preserve">, Mr Segni, I shall </w:t>
      </w:r>
      <w:ins w:id="211" w:author="Autor" w:date="2026-05-16T13:52:00Z" w16du:dateUtc="2026-05-16T11:52:00Z">
        <w:r w:rsidRPr="00257A6C">
          <w:rPr>
            <w:rFonts w:ascii="Arial" w:hAnsi="Arial" w:cs="Arial"/>
          </w:rPr>
          <w:t xml:space="preserve">be happy to </w:t>
        </w:r>
      </w:ins>
      <w:r w:rsidRPr="00257A6C">
        <w:rPr>
          <w:rFonts w:ascii="Arial" w:hAnsi="Arial" w:cs="Arial"/>
        </w:rPr>
        <w:t>do so</w:t>
      </w:r>
      <w:del w:id="212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 gladly.</w:delText>
        </w:r>
      </w:del>
    </w:p>
    <w:p w14:paraId="123B0B88" w14:textId="77777777" w:rsidR="00D70D2D" w:rsidRPr="00257A6C" w:rsidRDefault="00F67CDE" w:rsidP="00D70D2D">
      <w:pPr>
        <w:pStyle w:val="NurText"/>
        <w:rPr>
          <w:ins w:id="213" w:author="Autor" w:date="2026-05-16T13:52:00Z" w16du:dateUtc="2026-05-16T11:52:00Z"/>
          <w:rFonts w:ascii="Arial" w:hAnsi="Arial" w:cs="Arial"/>
        </w:rPr>
      </w:pPr>
      <w:del w:id="214" w:author="Autor" w:date="2026-05-16T13:52:00Z" w16du:dateUtc="2026-05-16T11:52:00Z">
        <w:r w:rsidRPr="00257A6C">
          <w:rPr>
            <w:rFonts w:ascii="Arial" w:hAnsi="Arial" w:cs="Arial"/>
          </w:rPr>
          <w:delText>Indeed, it</w:delText>
        </w:r>
      </w:del>
      <w:ins w:id="215" w:author="Autor" w:date="2026-05-16T13:52:00Z" w16du:dateUtc="2026-05-16T11:52:00Z">
        <w:r w:rsidR="00D70D2D" w:rsidRPr="00257A6C">
          <w:rPr>
            <w:rFonts w:ascii="Arial" w:hAnsi="Arial" w:cs="Arial"/>
          </w:rPr>
          <w:t>.</w:t>
        </w:r>
      </w:ins>
    </w:p>
    <w:p w14:paraId="7E3609FE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ins w:id="216" w:author="Autor" w:date="2026-05-16T13:52:00Z" w16du:dateUtc="2026-05-16T11:52:00Z">
        <w:r w:rsidRPr="00257A6C">
          <w:rPr>
            <w:rFonts w:ascii="Arial" w:hAnsi="Arial" w:cs="Arial"/>
          </w:rPr>
          <w:t>This</w:t>
        </w:r>
      </w:ins>
      <w:r w:rsidRPr="00257A6C">
        <w:rPr>
          <w:rFonts w:ascii="Arial" w:hAnsi="Arial" w:cs="Arial"/>
        </w:rPr>
        <w:t xml:space="preserve"> is </w:t>
      </w:r>
      <w:del w:id="217" w:author="Autor" w:date="2026-05-16T13:52:00Z" w16du:dateUtc="2026-05-16T11:52:00Z">
        <w:r w:rsidR="00F67CDE" w:rsidRPr="00257A6C">
          <w:rPr>
            <w:rFonts w:ascii="Arial" w:hAnsi="Arial" w:cs="Arial"/>
          </w:rPr>
          <w:delText>quite</w:delText>
        </w:r>
      </w:del>
      <w:ins w:id="218" w:author="Autor" w:date="2026-05-16T13:52:00Z" w16du:dateUtc="2026-05-16T11:52:00Z">
        <w:r w:rsidRPr="00257A6C">
          <w:rPr>
            <w:rFonts w:ascii="Arial" w:hAnsi="Arial" w:cs="Arial"/>
          </w:rPr>
          <w:t>entirely</w:t>
        </w:r>
      </w:ins>
      <w:r w:rsidRPr="00257A6C">
        <w:rPr>
          <w:rFonts w:ascii="Arial" w:hAnsi="Arial" w:cs="Arial"/>
        </w:rPr>
        <w:t xml:space="preserve"> in keeping with the </w:t>
      </w:r>
      <w:del w:id="219" w:author="Autor" w:date="2026-05-16T13:52:00Z" w16du:dateUtc="2026-05-16T11:52:00Z">
        <w:r w:rsidR="00F67CDE" w:rsidRPr="00257A6C">
          <w:rPr>
            <w:rFonts w:ascii="Arial" w:hAnsi="Arial" w:cs="Arial"/>
          </w:rPr>
          <w:delText>positions this House has</w:delText>
        </w:r>
      </w:del>
      <w:ins w:id="220" w:author="Autor" w:date="2026-05-16T13:52:00Z" w16du:dateUtc="2026-05-16T11:52:00Z">
        <w:r w:rsidRPr="00257A6C">
          <w:rPr>
            <w:rFonts w:ascii="Arial" w:hAnsi="Arial" w:cs="Arial"/>
          </w:rPr>
          <w:t>position we as a Parliament have</w:t>
        </w:r>
      </w:ins>
      <w:r w:rsidRPr="00257A6C">
        <w:rPr>
          <w:rFonts w:ascii="Arial" w:hAnsi="Arial" w:cs="Arial"/>
        </w:rPr>
        <w:t xml:space="preserve"> always </w:t>
      </w:r>
      <w:del w:id="221" w:author="Autor" w:date="2026-05-16T13:52:00Z" w16du:dateUtc="2026-05-16T11:52:00Z">
        <w:r w:rsidR="00F67CDE" w:rsidRPr="00257A6C">
          <w:rPr>
            <w:rFonts w:ascii="Arial" w:hAnsi="Arial" w:cs="Arial"/>
          </w:rPr>
          <w:delText>adopted</w:delText>
        </w:r>
      </w:del>
      <w:ins w:id="222" w:author="Autor" w:date="2026-05-16T13:52:00Z" w16du:dateUtc="2026-05-16T11:52:00Z">
        <w:r w:rsidRPr="00257A6C">
          <w:rPr>
            <w:rFonts w:ascii="Arial" w:hAnsi="Arial" w:cs="Arial"/>
          </w:rPr>
          <w:t>taken</w:t>
        </w:r>
      </w:ins>
      <w:r w:rsidRPr="00257A6C">
        <w:rPr>
          <w:rFonts w:ascii="Arial" w:hAnsi="Arial" w:cs="Arial"/>
        </w:rPr>
        <w:t>.</w:t>
      </w:r>
    </w:p>
    <w:p w14:paraId="73AA2BC1" w14:textId="77777777" w:rsidR="00F67CDE" w:rsidRPr="00257A6C" w:rsidRDefault="00D70D2D" w:rsidP="00F67CDE">
      <w:pPr>
        <w:pStyle w:val="NurText"/>
        <w:rPr>
          <w:del w:id="223" w:author="Autor" w:date="2026-05-16T13:52:00Z" w16du:dateUtc="2026-05-16T11:52:00Z"/>
          <w:rFonts w:ascii="Arial" w:hAnsi="Arial" w:cs="Arial"/>
        </w:rPr>
      </w:pPr>
      <w:r w:rsidRPr="00257A6C">
        <w:rPr>
          <w:rFonts w:ascii="Arial" w:hAnsi="Arial" w:cs="Arial"/>
        </w:rPr>
        <w:t xml:space="preserve">Madam President, I </w:t>
      </w:r>
      <w:del w:id="224" w:author="Autor" w:date="2026-05-16T13:52:00Z" w16du:dateUtc="2026-05-16T11:52:00Z">
        <w:r w:rsidR="00F67CDE" w:rsidRPr="00257A6C">
          <w:rPr>
            <w:rFonts w:ascii="Arial" w:hAnsi="Arial" w:cs="Arial"/>
          </w:rPr>
          <w:delText>should</w:delText>
        </w:r>
      </w:del>
      <w:ins w:id="225" w:author="Autor" w:date="2026-05-16T13:52:00Z" w16du:dateUtc="2026-05-16T11:52:00Z">
        <w:r w:rsidRPr="00257A6C">
          <w:rPr>
            <w:rFonts w:ascii="Arial" w:hAnsi="Arial" w:cs="Arial"/>
          </w:rPr>
          <w:t>would</w:t>
        </w:r>
      </w:ins>
      <w:r w:rsidRPr="00257A6C">
        <w:rPr>
          <w:rFonts w:ascii="Arial" w:hAnsi="Arial" w:cs="Arial"/>
        </w:rPr>
        <w:t xml:space="preserve"> like to draw your attention to a case </w:t>
      </w:r>
      <w:del w:id="226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in </w:delText>
        </w:r>
      </w:del>
      <w:r w:rsidRPr="00257A6C">
        <w:rPr>
          <w:rFonts w:ascii="Arial" w:hAnsi="Arial" w:cs="Arial"/>
        </w:rPr>
        <w:t xml:space="preserve">which this Parliament has </w:t>
      </w:r>
      <w:del w:id="227" w:author="Autor" w:date="2026-05-16T13:52:00Z" w16du:dateUtc="2026-05-16T11:52:00Z">
        <w:r w:rsidR="00F67CDE" w:rsidRPr="00257A6C">
          <w:rPr>
            <w:rFonts w:ascii="Arial" w:hAnsi="Arial" w:cs="Arial"/>
          </w:rPr>
          <w:delText>consistently shown an interest.</w:delText>
        </w:r>
      </w:del>
    </w:p>
    <w:p w14:paraId="7A2A3ED8" w14:textId="77777777" w:rsidR="00D70D2D" w:rsidRPr="00257A6C" w:rsidRDefault="00F67CDE" w:rsidP="00D70D2D">
      <w:pPr>
        <w:pStyle w:val="NurText"/>
        <w:rPr>
          <w:ins w:id="228" w:author="Autor" w:date="2026-05-16T13:52:00Z" w16du:dateUtc="2026-05-16T11:52:00Z"/>
          <w:rFonts w:ascii="Arial" w:hAnsi="Arial" w:cs="Arial"/>
        </w:rPr>
      </w:pPr>
      <w:del w:id="229" w:author="Autor" w:date="2026-05-16T13:52:00Z" w16du:dateUtc="2026-05-16T11:52:00Z">
        <w:r w:rsidRPr="00257A6C">
          <w:rPr>
            <w:rFonts w:ascii="Arial" w:hAnsi="Arial" w:cs="Arial"/>
          </w:rPr>
          <w:delText>It</w:delText>
        </w:r>
      </w:del>
      <w:ins w:id="230" w:author="Autor" w:date="2026-05-16T13:52:00Z" w16du:dateUtc="2026-05-16T11:52:00Z">
        <w:r w:rsidR="00D70D2D" w:rsidRPr="00257A6C">
          <w:rPr>
            <w:rFonts w:ascii="Arial" w:hAnsi="Arial" w:cs="Arial"/>
          </w:rPr>
          <w:t>repeatedly addressed.</w:t>
        </w:r>
      </w:ins>
    </w:p>
    <w:p w14:paraId="41B9E220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ins w:id="231" w:author="Autor" w:date="2026-05-16T13:52:00Z" w16du:dateUtc="2026-05-16T11:52:00Z">
        <w:r w:rsidRPr="00257A6C">
          <w:rPr>
            <w:rFonts w:ascii="Arial" w:hAnsi="Arial" w:cs="Arial"/>
          </w:rPr>
          <w:t>This</w:t>
        </w:r>
      </w:ins>
      <w:r w:rsidRPr="00257A6C">
        <w:rPr>
          <w:rFonts w:ascii="Arial" w:hAnsi="Arial" w:cs="Arial"/>
        </w:rPr>
        <w:t xml:space="preserve"> is the case of Alexander Nikitin.</w:t>
      </w:r>
    </w:p>
    <w:p w14:paraId="37E7A912" w14:textId="77777777" w:rsidR="00F67CDE" w:rsidRPr="00257A6C" w:rsidRDefault="00F67CDE" w:rsidP="00F67CDE">
      <w:pPr>
        <w:pStyle w:val="NurText"/>
        <w:rPr>
          <w:del w:id="232" w:author="Autor" w:date="2026-05-16T13:52:00Z" w16du:dateUtc="2026-05-16T11:52:00Z"/>
          <w:rFonts w:ascii="Arial" w:hAnsi="Arial" w:cs="Arial"/>
        </w:rPr>
      </w:pPr>
      <w:del w:id="233" w:author="Autor" w:date="2026-05-16T13:52:00Z" w16du:dateUtc="2026-05-16T11:52:00Z">
        <w:r w:rsidRPr="00257A6C">
          <w:rPr>
            <w:rFonts w:ascii="Arial" w:hAnsi="Arial" w:cs="Arial"/>
          </w:rPr>
          <w:delText>All of us</w:delText>
        </w:r>
      </w:del>
      <w:ins w:id="234" w:author="Autor" w:date="2026-05-16T13:52:00Z" w16du:dateUtc="2026-05-16T11:52:00Z">
        <w:r w:rsidR="00D70D2D" w:rsidRPr="00257A6C">
          <w:rPr>
            <w:rFonts w:ascii="Arial" w:hAnsi="Arial" w:cs="Arial"/>
          </w:rPr>
          <w:t>We are all delighted</w:t>
        </w:r>
      </w:ins>
      <w:r w:rsidR="00D70D2D" w:rsidRPr="00257A6C">
        <w:rPr>
          <w:rFonts w:ascii="Arial" w:hAnsi="Arial" w:cs="Arial"/>
        </w:rPr>
        <w:t xml:space="preserve"> here </w:t>
      </w:r>
      <w:del w:id="235" w:author="Autor" w:date="2026-05-16T13:52:00Z" w16du:dateUtc="2026-05-16T11:52:00Z">
        <w:r w:rsidRPr="00257A6C">
          <w:rPr>
            <w:rFonts w:ascii="Arial" w:hAnsi="Arial" w:cs="Arial"/>
          </w:rPr>
          <w:delText xml:space="preserve">are pleased </w:delText>
        </w:r>
      </w:del>
      <w:r w:rsidR="00D70D2D" w:rsidRPr="00257A6C">
        <w:rPr>
          <w:rFonts w:ascii="Arial" w:hAnsi="Arial" w:cs="Arial"/>
        </w:rPr>
        <w:t xml:space="preserve">that the </w:t>
      </w:r>
      <w:del w:id="236" w:author="Autor" w:date="2026-05-16T13:52:00Z" w16du:dateUtc="2026-05-16T11:52:00Z">
        <w:r w:rsidRPr="00257A6C">
          <w:rPr>
            <w:rFonts w:ascii="Arial" w:hAnsi="Arial" w:cs="Arial"/>
          </w:rPr>
          <w:delText>courts have</w:delText>
        </w:r>
      </w:del>
      <w:ins w:id="237" w:author="Autor" w:date="2026-05-16T13:52:00Z" w16du:dateUtc="2026-05-16T11:52:00Z">
        <w:r w:rsidR="00D70D2D" w:rsidRPr="00257A6C">
          <w:rPr>
            <w:rFonts w:ascii="Arial" w:hAnsi="Arial" w:cs="Arial"/>
          </w:rPr>
          <w:t>court has</w:t>
        </w:r>
      </w:ins>
      <w:r w:rsidR="00D70D2D" w:rsidRPr="00257A6C">
        <w:rPr>
          <w:rFonts w:ascii="Arial" w:hAnsi="Arial" w:cs="Arial"/>
        </w:rPr>
        <w:t xml:space="preserve"> acquitted him and made it clear that </w:t>
      </w:r>
      <w:del w:id="238" w:author="Autor" w:date="2026-05-16T13:52:00Z" w16du:dateUtc="2026-05-16T11:52:00Z">
        <w:r w:rsidRPr="00257A6C">
          <w:rPr>
            <w:rFonts w:ascii="Arial" w:hAnsi="Arial" w:cs="Arial"/>
          </w:rPr>
          <w:delText xml:space="preserve">in Russia, too, </w:delText>
        </w:r>
      </w:del>
      <w:r w:rsidR="00D70D2D" w:rsidRPr="00257A6C">
        <w:rPr>
          <w:rFonts w:ascii="Arial" w:hAnsi="Arial" w:cs="Arial"/>
        </w:rPr>
        <w:t>access to environmental information is a constitutional right</w:t>
      </w:r>
      <w:del w:id="239" w:author="Autor" w:date="2026-05-16T13:52:00Z" w16du:dateUtc="2026-05-16T11:52:00Z">
        <w:r w:rsidRPr="00257A6C">
          <w:rPr>
            <w:rFonts w:ascii="Arial" w:hAnsi="Arial" w:cs="Arial"/>
          </w:rPr>
          <w:delText>.</w:delText>
        </w:r>
      </w:del>
    </w:p>
    <w:p w14:paraId="1324B0A2" w14:textId="77777777" w:rsidR="00D70D2D" w:rsidRPr="00257A6C" w:rsidRDefault="00F67CDE" w:rsidP="00D70D2D">
      <w:pPr>
        <w:pStyle w:val="NurText"/>
        <w:rPr>
          <w:ins w:id="240" w:author="Autor" w:date="2026-05-16T13:52:00Z" w16du:dateUtc="2026-05-16T11:52:00Z"/>
          <w:rFonts w:ascii="Arial" w:hAnsi="Arial" w:cs="Arial"/>
        </w:rPr>
      </w:pPr>
      <w:del w:id="241" w:author="Autor" w:date="2026-05-16T13:52:00Z" w16du:dateUtc="2026-05-16T11:52:00Z">
        <w:r w:rsidRPr="00257A6C">
          <w:rPr>
            <w:rFonts w:ascii="Arial" w:hAnsi="Arial" w:cs="Arial"/>
          </w:rPr>
          <w:delText>Now, however,</w:delText>
        </w:r>
      </w:del>
      <w:ins w:id="242" w:author="Autor" w:date="2026-05-16T13:52:00Z" w16du:dateUtc="2026-05-16T11:52:00Z">
        <w:r w:rsidR="00D70D2D" w:rsidRPr="00257A6C">
          <w:rPr>
            <w:rFonts w:ascii="Arial" w:hAnsi="Arial" w:cs="Arial"/>
          </w:rPr>
          <w:t xml:space="preserve"> in Russia too.</w:t>
        </w:r>
      </w:ins>
    </w:p>
    <w:p w14:paraId="0198E383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ins w:id="243" w:author="Autor" w:date="2026-05-16T13:52:00Z" w16du:dateUtc="2026-05-16T11:52:00Z">
        <w:r w:rsidRPr="00257A6C">
          <w:rPr>
            <w:rFonts w:ascii="Arial" w:hAnsi="Arial" w:cs="Arial"/>
          </w:rPr>
          <w:t>However, the situation is now that</w:t>
        </w:r>
      </w:ins>
      <w:r w:rsidRPr="00257A6C">
        <w:rPr>
          <w:rFonts w:ascii="Arial" w:hAnsi="Arial" w:cs="Arial"/>
        </w:rPr>
        <w:t xml:space="preserve"> he is to </w:t>
      </w:r>
      <w:del w:id="244" w:author="Autor" w:date="2026-05-16T13:52:00Z" w16du:dateUtc="2026-05-16T11:52:00Z">
        <w:r w:rsidR="00F67CDE" w:rsidRPr="00257A6C">
          <w:rPr>
            <w:rFonts w:ascii="Arial" w:hAnsi="Arial" w:cs="Arial"/>
          </w:rPr>
          <w:delText>go before the courts once more</w:delText>
        </w:r>
      </w:del>
      <w:ins w:id="245" w:author="Autor" w:date="2026-05-16T13:52:00Z" w16du:dateUtc="2026-05-16T11:52:00Z">
        <w:r w:rsidRPr="00257A6C">
          <w:rPr>
            <w:rFonts w:ascii="Arial" w:hAnsi="Arial" w:cs="Arial"/>
          </w:rPr>
          <w:t>be charged again</w:t>
        </w:r>
      </w:ins>
      <w:r w:rsidRPr="00257A6C">
        <w:rPr>
          <w:rFonts w:ascii="Arial" w:hAnsi="Arial" w:cs="Arial"/>
        </w:rPr>
        <w:t xml:space="preserve"> because the public prosecutor is appealing.</w:t>
      </w:r>
    </w:p>
    <w:p w14:paraId="615CD5F4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lastRenderedPageBreak/>
        <w:t xml:space="preserve">We know, and we have stated </w:t>
      </w:r>
      <w:del w:id="246" w:author="Autor" w:date="2026-05-16T13:52:00Z" w16du:dateUtc="2026-05-16T11:52:00Z">
        <w:r w:rsidR="00F67CDE" w:rsidRPr="00257A6C">
          <w:rPr>
            <w:rFonts w:ascii="Arial" w:hAnsi="Arial" w:cs="Arial"/>
          </w:rPr>
          <w:delText>as much</w:delText>
        </w:r>
      </w:del>
      <w:ins w:id="247" w:author="Autor" w:date="2026-05-16T13:52:00Z" w16du:dateUtc="2026-05-16T11:52:00Z">
        <w:r w:rsidRPr="00257A6C">
          <w:rPr>
            <w:rFonts w:ascii="Arial" w:hAnsi="Arial" w:cs="Arial"/>
          </w:rPr>
          <w:t>this</w:t>
        </w:r>
      </w:ins>
      <w:r w:rsidRPr="00257A6C">
        <w:rPr>
          <w:rFonts w:ascii="Arial" w:hAnsi="Arial" w:cs="Arial"/>
        </w:rPr>
        <w:t xml:space="preserve"> in </w:t>
      </w:r>
      <w:del w:id="248" w:author="Autor" w:date="2026-05-16T13:52:00Z" w16du:dateUtc="2026-05-16T11:52:00Z">
        <w:r w:rsidR="00F67CDE" w:rsidRPr="00257A6C">
          <w:rPr>
            <w:rFonts w:ascii="Arial" w:hAnsi="Arial" w:cs="Arial"/>
          </w:rPr>
          <w:delText>very</w:delText>
        </w:r>
      </w:del>
      <w:ins w:id="249" w:author="Autor" w:date="2026-05-16T13:52:00Z" w16du:dateUtc="2026-05-16T11:52:00Z">
        <w:r w:rsidRPr="00257A6C">
          <w:rPr>
            <w:rFonts w:ascii="Arial" w:hAnsi="Arial" w:cs="Arial"/>
          </w:rPr>
          <w:t>a great</w:t>
        </w:r>
      </w:ins>
      <w:r w:rsidRPr="00257A6C">
        <w:rPr>
          <w:rFonts w:ascii="Arial" w:hAnsi="Arial" w:cs="Arial"/>
        </w:rPr>
        <w:t xml:space="preserve"> many resolutions </w:t>
      </w:r>
      <w:del w:id="250" w:author="Autor" w:date="2026-05-16T13:52:00Z" w16du:dateUtc="2026-05-16T11:52:00Z">
        <w:r w:rsidR="00F67CDE" w:rsidRPr="00257A6C">
          <w:rPr>
            <w:rFonts w:ascii="Arial" w:hAnsi="Arial" w:cs="Arial"/>
          </w:rPr>
          <w:delText>indeed, including specifically</w:delText>
        </w:r>
      </w:del>
      <w:ins w:id="251" w:author="Autor" w:date="2026-05-16T13:52:00Z" w16du:dateUtc="2026-05-16T11:52:00Z">
        <w:r w:rsidRPr="00257A6C">
          <w:rPr>
            <w:rFonts w:ascii="Arial" w:hAnsi="Arial" w:cs="Arial"/>
          </w:rPr>
          <w:t>– particularly</w:t>
        </w:r>
      </w:ins>
      <w:r w:rsidRPr="00257A6C">
        <w:rPr>
          <w:rFonts w:ascii="Arial" w:hAnsi="Arial" w:cs="Arial"/>
        </w:rPr>
        <w:t xml:space="preserve"> during the last plenary </w:t>
      </w:r>
      <w:del w:id="252" w:author="Autor" w:date="2026-05-16T13:52:00Z" w16du:dateUtc="2026-05-16T11:52:00Z">
        <w:r w:rsidR="00F67CDE" w:rsidRPr="00257A6C">
          <w:rPr>
            <w:rFonts w:ascii="Arial" w:hAnsi="Arial" w:cs="Arial"/>
          </w:rPr>
          <w:delText>part-</w:delText>
        </w:r>
      </w:del>
      <w:r w:rsidRPr="00257A6C">
        <w:rPr>
          <w:rFonts w:ascii="Arial" w:hAnsi="Arial" w:cs="Arial"/>
        </w:rPr>
        <w:t>session of last year</w:t>
      </w:r>
      <w:del w:id="253" w:author="Autor" w:date="2026-05-16T13:52:00Z" w16du:dateUtc="2026-05-16T11:52:00Z">
        <w:r w:rsidR="00F67CDE" w:rsidRPr="00257A6C">
          <w:rPr>
            <w:rFonts w:ascii="Arial" w:hAnsi="Arial" w:cs="Arial"/>
          </w:rPr>
          <w:delText>,</w:delText>
        </w:r>
      </w:del>
      <w:ins w:id="254" w:author="Autor" w:date="2026-05-16T13:52:00Z" w16du:dateUtc="2026-05-16T11:52:00Z">
        <w:r w:rsidRPr="00257A6C">
          <w:rPr>
            <w:rFonts w:ascii="Arial" w:hAnsi="Arial" w:cs="Arial"/>
          </w:rPr>
          <w:t xml:space="preserve"> –</w:t>
        </w:r>
      </w:ins>
      <w:r w:rsidRPr="00257A6C">
        <w:rPr>
          <w:rFonts w:ascii="Arial" w:hAnsi="Arial" w:cs="Arial"/>
        </w:rPr>
        <w:t xml:space="preserve"> that this is not </w:t>
      </w:r>
      <w:del w:id="255" w:author="Autor" w:date="2026-05-16T13:52:00Z" w16du:dateUtc="2026-05-16T11:52:00Z">
        <w:r w:rsidR="00F67CDE" w:rsidRPr="00257A6C">
          <w:rPr>
            <w:rFonts w:ascii="Arial" w:hAnsi="Arial" w:cs="Arial"/>
          </w:rPr>
          <w:delText>solely</w:delText>
        </w:r>
      </w:del>
      <w:ins w:id="256" w:author="Autor" w:date="2026-05-16T13:52:00Z" w16du:dateUtc="2026-05-16T11:52:00Z">
        <w:r w:rsidRPr="00257A6C">
          <w:rPr>
            <w:rFonts w:ascii="Arial" w:hAnsi="Arial" w:cs="Arial"/>
          </w:rPr>
          <w:t>merely</w:t>
        </w:r>
      </w:ins>
      <w:r w:rsidRPr="00257A6C">
        <w:rPr>
          <w:rFonts w:ascii="Arial" w:hAnsi="Arial" w:cs="Arial"/>
        </w:rPr>
        <w:t xml:space="preserve"> a legal case and that it is wrong </w:t>
      </w:r>
      <w:del w:id="257" w:author="Autor" w:date="2026-05-16T13:52:00Z" w16du:dateUtc="2026-05-16T11:52:00Z">
        <w:r w:rsidR="00F67CDE" w:rsidRPr="00257A6C">
          <w:rPr>
            <w:rFonts w:ascii="Arial" w:hAnsi="Arial" w:cs="Arial"/>
          </w:rPr>
          <w:delText>for</w:delText>
        </w:r>
      </w:del>
      <w:ins w:id="258" w:author="Autor" w:date="2026-05-16T13:52:00Z" w16du:dateUtc="2026-05-16T11:52:00Z">
        <w:r w:rsidRPr="00257A6C">
          <w:rPr>
            <w:rFonts w:ascii="Arial" w:hAnsi="Arial" w:cs="Arial"/>
          </w:rPr>
          <w:t>to accuse</w:t>
        </w:r>
      </w:ins>
      <w:r w:rsidRPr="00257A6C">
        <w:rPr>
          <w:rFonts w:ascii="Arial" w:hAnsi="Arial" w:cs="Arial"/>
        </w:rPr>
        <w:t xml:space="preserve"> Alexander Nikitin </w:t>
      </w:r>
      <w:del w:id="259" w:author="Autor" w:date="2026-05-16T13:52:00Z" w16du:dateUtc="2026-05-16T11:52:00Z">
        <w:r w:rsidR="00F67CDE" w:rsidRPr="00257A6C">
          <w:rPr>
            <w:rFonts w:ascii="Arial" w:hAnsi="Arial" w:cs="Arial"/>
          </w:rPr>
          <w:delText>to be accused of criminal activity</w:delText>
        </w:r>
      </w:del>
      <w:ins w:id="260" w:author="Autor" w:date="2026-05-16T13:52:00Z" w16du:dateUtc="2026-05-16T11:52:00Z">
        <w:r w:rsidRPr="00257A6C">
          <w:rPr>
            <w:rFonts w:ascii="Arial" w:hAnsi="Arial" w:cs="Arial"/>
          </w:rPr>
          <w:t>of criminality</w:t>
        </w:r>
      </w:ins>
      <w:r w:rsidRPr="00257A6C">
        <w:rPr>
          <w:rFonts w:ascii="Arial" w:hAnsi="Arial" w:cs="Arial"/>
        </w:rPr>
        <w:t xml:space="preserve"> and treason</w:t>
      </w:r>
      <w:ins w:id="261" w:author="Autor" w:date="2026-05-16T13:52:00Z" w16du:dateUtc="2026-05-16T11:52:00Z">
        <w:r w:rsidRPr="00257A6C">
          <w:rPr>
            <w:rFonts w:ascii="Arial" w:hAnsi="Arial" w:cs="Arial"/>
          </w:rPr>
          <w:t>,</w:t>
        </w:r>
      </w:ins>
      <w:r w:rsidRPr="00257A6C">
        <w:rPr>
          <w:rFonts w:ascii="Arial" w:hAnsi="Arial" w:cs="Arial"/>
        </w:rPr>
        <w:t xml:space="preserve"> because </w:t>
      </w:r>
      <w:del w:id="262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of our involvement as the beneficiaries of </w:delText>
        </w:r>
      </w:del>
      <w:ins w:id="263" w:author="Autor" w:date="2026-05-16T13:52:00Z" w16du:dateUtc="2026-05-16T11:52:00Z">
        <w:r w:rsidRPr="00257A6C">
          <w:rPr>
            <w:rFonts w:ascii="Arial" w:hAnsi="Arial" w:cs="Arial"/>
          </w:rPr>
          <w:t xml:space="preserve">we, as those affected, benefit from </w:t>
        </w:r>
      </w:ins>
      <w:r w:rsidRPr="00257A6C">
        <w:rPr>
          <w:rFonts w:ascii="Arial" w:hAnsi="Arial" w:cs="Arial"/>
        </w:rPr>
        <w:t>his findings.</w:t>
      </w:r>
    </w:p>
    <w:p w14:paraId="17D1D0D4" w14:textId="77777777" w:rsidR="00F67CDE" w:rsidRPr="00257A6C" w:rsidRDefault="00D70D2D" w:rsidP="00F67CDE">
      <w:pPr>
        <w:pStyle w:val="NurText"/>
        <w:rPr>
          <w:del w:id="264" w:author="Autor" w:date="2026-05-16T13:52:00Z" w16du:dateUtc="2026-05-16T11:52:00Z"/>
          <w:rFonts w:ascii="Arial" w:hAnsi="Arial" w:cs="Arial"/>
        </w:rPr>
      </w:pPr>
      <w:r w:rsidRPr="00257A6C">
        <w:rPr>
          <w:rFonts w:ascii="Arial" w:hAnsi="Arial" w:cs="Arial"/>
        </w:rPr>
        <w:t xml:space="preserve">These findings form the basis </w:t>
      </w:r>
      <w:del w:id="265" w:author="Autor" w:date="2026-05-16T13:52:00Z" w16du:dateUtc="2026-05-16T11:52:00Z">
        <w:r w:rsidR="00F67CDE" w:rsidRPr="00257A6C">
          <w:rPr>
            <w:rFonts w:ascii="Arial" w:hAnsi="Arial" w:cs="Arial"/>
          </w:rPr>
          <w:delText>of</w:delText>
        </w:r>
      </w:del>
      <w:ins w:id="266" w:author="Autor" w:date="2026-05-16T13:52:00Z" w16du:dateUtc="2026-05-16T11:52:00Z">
        <w:r w:rsidRPr="00257A6C">
          <w:rPr>
            <w:rFonts w:ascii="Arial" w:hAnsi="Arial" w:cs="Arial"/>
          </w:rPr>
          <w:t>for</w:t>
        </w:r>
      </w:ins>
      <w:r w:rsidRPr="00257A6C">
        <w:rPr>
          <w:rFonts w:ascii="Arial" w:hAnsi="Arial" w:cs="Arial"/>
        </w:rPr>
        <w:t xml:space="preserve"> the European programmes to protect the Barents Sea, and </w:t>
      </w:r>
      <w:del w:id="267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that is why </w:delText>
        </w:r>
      </w:del>
      <w:r w:rsidRPr="00257A6C">
        <w:rPr>
          <w:rFonts w:ascii="Arial" w:hAnsi="Arial" w:cs="Arial"/>
        </w:rPr>
        <w:t xml:space="preserve">I </w:t>
      </w:r>
      <w:del w:id="268" w:author="Autor" w:date="2026-05-16T13:52:00Z" w16du:dateUtc="2026-05-16T11:52:00Z">
        <w:r w:rsidR="00F67CDE" w:rsidRPr="00257A6C">
          <w:rPr>
            <w:rFonts w:ascii="Arial" w:hAnsi="Arial" w:cs="Arial"/>
          </w:rPr>
          <w:delText>would</w:delText>
        </w:r>
      </w:del>
      <w:ins w:id="269" w:author="Autor" w:date="2026-05-16T13:52:00Z" w16du:dateUtc="2026-05-16T11:52:00Z">
        <w:r w:rsidRPr="00257A6C">
          <w:rPr>
            <w:rFonts w:ascii="Arial" w:hAnsi="Arial" w:cs="Arial"/>
          </w:rPr>
          <w:t>therefore</w:t>
        </w:r>
      </w:ins>
      <w:r w:rsidRPr="00257A6C">
        <w:rPr>
          <w:rFonts w:ascii="Arial" w:hAnsi="Arial" w:cs="Arial"/>
        </w:rPr>
        <w:t xml:space="preserve"> ask you to examine a draft letter setting out the </w:t>
      </w:r>
      <w:del w:id="270" w:author="Autor" w:date="2026-05-16T13:52:00Z" w16du:dateUtc="2026-05-16T11:52:00Z">
        <w:r w:rsidR="00F67CDE" w:rsidRPr="00257A6C">
          <w:rPr>
            <w:rFonts w:ascii="Arial" w:hAnsi="Arial" w:cs="Arial"/>
          </w:rPr>
          <w:delText>most important</w:delText>
        </w:r>
      </w:del>
      <w:ins w:id="271" w:author="Autor" w:date="2026-05-16T13:52:00Z" w16du:dateUtc="2026-05-16T11:52:00Z">
        <w:r w:rsidRPr="00257A6C">
          <w:rPr>
            <w:rFonts w:ascii="Arial" w:hAnsi="Arial" w:cs="Arial"/>
          </w:rPr>
          <w:t>key</w:t>
        </w:r>
      </w:ins>
      <w:r w:rsidRPr="00257A6C">
        <w:rPr>
          <w:rFonts w:ascii="Arial" w:hAnsi="Arial" w:cs="Arial"/>
        </w:rPr>
        <w:t xml:space="preserve"> facts and to make </w:t>
      </w:r>
      <w:del w:id="272" w:author="Autor" w:date="2026-05-16T13:52:00Z" w16du:dateUtc="2026-05-16T11:52:00Z">
        <w:r w:rsidR="00F67CDE" w:rsidRPr="00257A6C">
          <w:rPr>
            <w:rFonts w:ascii="Arial" w:hAnsi="Arial" w:cs="Arial"/>
          </w:rPr>
          <w:delText>Parliament's</w:delText>
        </w:r>
      </w:del>
      <w:ins w:id="273" w:author="Autor" w:date="2026-05-16T13:52:00Z" w16du:dateUtc="2026-05-16T11:52:00Z">
        <w:r w:rsidRPr="00257A6C">
          <w:rPr>
            <w:rFonts w:ascii="Arial" w:hAnsi="Arial" w:cs="Arial"/>
          </w:rPr>
          <w:t>this</w:t>
        </w:r>
      </w:ins>
      <w:r w:rsidRPr="00257A6C">
        <w:rPr>
          <w:rFonts w:ascii="Arial" w:hAnsi="Arial" w:cs="Arial"/>
        </w:rPr>
        <w:t xml:space="preserve"> position</w:t>
      </w:r>
      <w:del w:id="274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, as expressed </w:delText>
        </w:r>
      </w:del>
      <w:ins w:id="275" w:author="Autor" w:date="2026-05-16T13:52:00Z" w16du:dateUtc="2026-05-16T11:52:00Z">
        <w:r w:rsidRPr="00257A6C">
          <w:rPr>
            <w:rFonts w:ascii="Arial" w:hAnsi="Arial" w:cs="Arial"/>
          </w:rPr>
          <w:t xml:space="preserve"> clear </w:t>
        </w:r>
      </w:ins>
      <w:r w:rsidRPr="00257A6C">
        <w:rPr>
          <w:rFonts w:ascii="Arial" w:hAnsi="Arial" w:cs="Arial"/>
        </w:rPr>
        <w:t xml:space="preserve">in </w:t>
      </w:r>
      <w:del w:id="276" w:author="Autor" w:date="2026-05-16T13:52:00Z" w16du:dateUtc="2026-05-16T11:52:00Z">
        <w:r w:rsidR="00F67CDE" w:rsidRPr="00257A6C">
          <w:rPr>
            <w:rFonts w:ascii="Arial" w:hAnsi="Arial" w:cs="Arial"/>
          </w:rPr>
          <w:delText>the</w:delText>
        </w:r>
      </w:del>
      <w:ins w:id="277" w:author="Autor" w:date="2026-05-16T13:52:00Z" w16du:dateUtc="2026-05-16T11:52:00Z">
        <w:r w:rsidRPr="00257A6C">
          <w:rPr>
            <w:rFonts w:ascii="Arial" w:hAnsi="Arial" w:cs="Arial"/>
          </w:rPr>
          <w:t>Russia in accordance with Parliament’s</w:t>
        </w:r>
      </w:ins>
      <w:r w:rsidRPr="00257A6C">
        <w:rPr>
          <w:rFonts w:ascii="Arial" w:hAnsi="Arial" w:cs="Arial"/>
        </w:rPr>
        <w:t xml:space="preserve"> resolutions</w:t>
      </w:r>
      <w:del w:id="278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 which it has adopted, clear as far as Russia is concerned.</w:delText>
        </w:r>
      </w:del>
    </w:p>
    <w:p w14:paraId="4188E8C7" w14:textId="77777777" w:rsidR="00D70D2D" w:rsidRPr="00257A6C" w:rsidRDefault="00F67CDE" w:rsidP="00D70D2D">
      <w:pPr>
        <w:pStyle w:val="NurText"/>
        <w:rPr>
          <w:ins w:id="279" w:author="Autor" w:date="2026-05-16T13:52:00Z" w16du:dateUtc="2026-05-16T11:52:00Z"/>
          <w:rFonts w:ascii="Arial" w:hAnsi="Arial" w:cs="Arial"/>
        </w:rPr>
      </w:pPr>
      <w:del w:id="280" w:author="Autor" w:date="2026-05-16T13:52:00Z" w16du:dateUtc="2026-05-16T11:52:00Z">
        <w:r w:rsidRPr="00257A6C">
          <w:rPr>
            <w:rFonts w:ascii="Arial" w:hAnsi="Arial" w:cs="Arial"/>
          </w:rPr>
          <w:delText xml:space="preserve">Yes, </w:delText>
        </w:r>
      </w:del>
      <w:ins w:id="281" w:author="Autor" w:date="2026-05-16T13:52:00Z" w16du:dateUtc="2026-05-16T11:52:00Z">
        <w:r w:rsidR="00D70D2D" w:rsidRPr="00257A6C">
          <w:rPr>
            <w:rFonts w:ascii="Arial" w:hAnsi="Arial" w:cs="Arial"/>
          </w:rPr>
          <w:t>.</w:t>
        </w:r>
      </w:ins>
    </w:p>
    <w:p w14:paraId="3C56F841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Mrs Schroedter, I </w:t>
      </w:r>
      <w:del w:id="282" w:author="Autor" w:date="2026-05-16T13:52:00Z" w16du:dateUtc="2026-05-16T11:52:00Z">
        <w:r w:rsidR="00F67CDE" w:rsidRPr="00257A6C">
          <w:rPr>
            <w:rFonts w:ascii="Arial" w:hAnsi="Arial" w:cs="Arial"/>
          </w:rPr>
          <w:delText>shall be pleased</w:delText>
        </w:r>
      </w:del>
      <w:ins w:id="283" w:author="Autor" w:date="2026-05-16T13:52:00Z" w16du:dateUtc="2026-05-16T11:52:00Z">
        <w:r w:rsidRPr="00257A6C">
          <w:rPr>
            <w:rFonts w:ascii="Arial" w:hAnsi="Arial" w:cs="Arial"/>
          </w:rPr>
          <w:t>am happy</w:t>
        </w:r>
      </w:ins>
      <w:r w:rsidRPr="00257A6C">
        <w:rPr>
          <w:rFonts w:ascii="Arial" w:hAnsi="Arial" w:cs="Arial"/>
        </w:rPr>
        <w:t xml:space="preserve"> to </w:t>
      </w:r>
      <w:del w:id="284" w:author="Autor" w:date="2026-05-16T13:52:00Z" w16du:dateUtc="2026-05-16T11:52:00Z">
        <w:r w:rsidR="00F67CDE" w:rsidRPr="00257A6C">
          <w:rPr>
            <w:rFonts w:ascii="Arial" w:hAnsi="Arial" w:cs="Arial"/>
          </w:rPr>
          <w:delText>look into</w:delText>
        </w:r>
      </w:del>
      <w:ins w:id="285" w:author="Autor" w:date="2026-05-16T13:52:00Z" w16du:dateUtc="2026-05-16T11:52:00Z">
        <w:r w:rsidRPr="00257A6C">
          <w:rPr>
            <w:rFonts w:ascii="Arial" w:hAnsi="Arial" w:cs="Arial"/>
          </w:rPr>
          <w:t>examine</w:t>
        </w:r>
      </w:ins>
      <w:r w:rsidRPr="00257A6C">
        <w:rPr>
          <w:rFonts w:ascii="Arial" w:hAnsi="Arial" w:cs="Arial"/>
        </w:rPr>
        <w:t xml:space="preserve"> the</w:t>
      </w:r>
      <w:ins w:id="286" w:author="Autor" w:date="2026-05-16T13:52:00Z" w16du:dateUtc="2026-05-16T11:52:00Z">
        <w:r w:rsidRPr="00257A6C">
          <w:rPr>
            <w:rFonts w:ascii="Arial" w:hAnsi="Arial" w:cs="Arial"/>
          </w:rPr>
          <w:t xml:space="preserve"> relevant</w:t>
        </w:r>
      </w:ins>
      <w:r w:rsidRPr="00257A6C">
        <w:rPr>
          <w:rFonts w:ascii="Arial" w:hAnsi="Arial" w:cs="Arial"/>
        </w:rPr>
        <w:t xml:space="preserve"> facts </w:t>
      </w:r>
      <w:del w:id="287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of this case when </w:delText>
        </w:r>
      </w:del>
      <w:ins w:id="288" w:author="Autor" w:date="2026-05-16T13:52:00Z" w16du:dateUtc="2026-05-16T11:52:00Z">
        <w:r w:rsidRPr="00257A6C">
          <w:rPr>
            <w:rFonts w:ascii="Arial" w:hAnsi="Arial" w:cs="Arial"/>
          </w:rPr>
          <w:t xml:space="preserve">once </w:t>
        </w:r>
      </w:ins>
      <w:r w:rsidRPr="00257A6C">
        <w:rPr>
          <w:rFonts w:ascii="Arial" w:hAnsi="Arial" w:cs="Arial"/>
        </w:rPr>
        <w:t>I have received your letter.</w:t>
      </w:r>
    </w:p>
    <w:p w14:paraId="5DFC2019" w14:textId="77777777" w:rsidR="00F67CDE" w:rsidRPr="00257A6C" w:rsidRDefault="00D70D2D" w:rsidP="00F67CDE">
      <w:pPr>
        <w:pStyle w:val="NurText"/>
        <w:rPr>
          <w:del w:id="289" w:author="Autor" w:date="2026-05-16T13:52:00Z" w16du:dateUtc="2026-05-16T11:52:00Z"/>
          <w:rFonts w:ascii="Arial" w:hAnsi="Arial" w:cs="Arial"/>
        </w:rPr>
      </w:pPr>
      <w:r w:rsidRPr="00257A6C">
        <w:rPr>
          <w:rFonts w:ascii="Arial" w:hAnsi="Arial" w:cs="Arial"/>
        </w:rPr>
        <w:t xml:space="preserve">Madam President, </w:t>
      </w:r>
      <w:del w:id="290" w:author="Autor" w:date="2026-05-16T13:52:00Z" w16du:dateUtc="2026-05-16T11:52:00Z">
        <w:r w:rsidR="00F67CDE" w:rsidRPr="00257A6C">
          <w:rPr>
            <w:rFonts w:ascii="Arial" w:hAnsi="Arial" w:cs="Arial"/>
          </w:rPr>
          <w:delText>I would firstly like to compliment you on the fact that you have kept</w:delText>
        </w:r>
      </w:del>
      <w:proofErr w:type="gramStart"/>
      <w:ins w:id="291" w:author="Autor" w:date="2026-05-16T13:52:00Z" w16du:dateUtc="2026-05-16T11:52:00Z">
        <w:r w:rsidRPr="00257A6C">
          <w:rPr>
            <w:rFonts w:ascii="Arial" w:hAnsi="Arial" w:cs="Arial"/>
          </w:rPr>
          <w:t>first of all</w:t>
        </w:r>
        <w:proofErr w:type="gramEnd"/>
        <w:r w:rsidRPr="00257A6C">
          <w:rPr>
            <w:rFonts w:ascii="Arial" w:hAnsi="Arial" w:cs="Arial"/>
          </w:rPr>
          <w:t>, many thanks for keeping</w:t>
        </w:r>
      </w:ins>
      <w:r w:rsidRPr="00257A6C">
        <w:rPr>
          <w:rFonts w:ascii="Arial" w:hAnsi="Arial" w:cs="Arial"/>
        </w:rPr>
        <w:t xml:space="preserve"> your word</w:t>
      </w:r>
      <w:del w:id="292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 and that, during this first part-session of the new year, the number of </w:delText>
        </w:r>
      </w:del>
      <w:ins w:id="293" w:author="Autor" w:date="2026-05-16T13:52:00Z" w16du:dateUtc="2026-05-16T11:52:00Z">
        <w:r w:rsidRPr="00257A6C">
          <w:rPr>
            <w:rFonts w:ascii="Arial" w:hAnsi="Arial" w:cs="Arial"/>
          </w:rPr>
          <w:t xml:space="preserve">; the range of </w:t>
        </w:r>
      </w:ins>
      <w:r w:rsidRPr="00257A6C">
        <w:rPr>
          <w:rFonts w:ascii="Arial" w:hAnsi="Arial" w:cs="Arial"/>
        </w:rPr>
        <w:t xml:space="preserve">television channels </w:t>
      </w:r>
      <w:ins w:id="294" w:author="Autor" w:date="2026-05-16T13:52:00Z" w16du:dateUtc="2026-05-16T11:52:00Z">
        <w:r w:rsidRPr="00257A6C">
          <w:rPr>
            <w:rFonts w:ascii="Arial" w:hAnsi="Arial" w:cs="Arial"/>
          </w:rPr>
          <w:t xml:space="preserve">available </w:t>
        </w:r>
      </w:ins>
      <w:r w:rsidRPr="00257A6C">
        <w:rPr>
          <w:rFonts w:ascii="Arial" w:hAnsi="Arial" w:cs="Arial"/>
        </w:rPr>
        <w:t xml:space="preserve">in our offices has indeed </w:t>
      </w:r>
      <w:del w:id="295" w:author="Autor" w:date="2026-05-16T13:52:00Z" w16du:dateUtc="2026-05-16T11:52:00Z">
        <w:r w:rsidR="00F67CDE" w:rsidRPr="00257A6C">
          <w:rPr>
            <w:rFonts w:ascii="Arial" w:hAnsi="Arial" w:cs="Arial"/>
          </w:rPr>
          <w:delText>increased considerably.</w:delText>
        </w:r>
      </w:del>
    </w:p>
    <w:p w14:paraId="6F7EA6E8" w14:textId="77777777" w:rsidR="00D70D2D" w:rsidRPr="00257A6C" w:rsidRDefault="00F67CDE" w:rsidP="00D70D2D">
      <w:pPr>
        <w:pStyle w:val="NurText"/>
        <w:rPr>
          <w:ins w:id="296" w:author="Autor" w:date="2026-05-16T13:52:00Z" w16du:dateUtc="2026-05-16T11:52:00Z"/>
          <w:rFonts w:ascii="Arial" w:hAnsi="Arial" w:cs="Arial"/>
        </w:rPr>
      </w:pPr>
      <w:del w:id="297" w:author="Autor" w:date="2026-05-16T13:52:00Z" w16du:dateUtc="2026-05-16T11:52:00Z">
        <w:r w:rsidRPr="00257A6C">
          <w:rPr>
            <w:rFonts w:ascii="Arial" w:hAnsi="Arial" w:cs="Arial"/>
          </w:rPr>
          <w:delText>But</w:delText>
        </w:r>
      </w:del>
      <w:ins w:id="298" w:author="Autor" w:date="2026-05-16T13:52:00Z" w16du:dateUtc="2026-05-16T11:52:00Z">
        <w:r w:rsidR="00D70D2D" w:rsidRPr="00257A6C">
          <w:rPr>
            <w:rFonts w:ascii="Arial" w:hAnsi="Arial" w:cs="Arial"/>
          </w:rPr>
          <w:t>been greatly expanded in this first part-session of the new year.</w:t>
        </w:r>
      </w:ins>
    </w:p>
    <w:p w14:paraId="68D6158E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ins w:id="299" w:author="Autor" w:date="2026-05-16T13:52:00Z" w16du:dateUtc="2026-05-16T11:52:00Z">
        <w:r w:rsidRPr="00257A6C">
          <w:rPr>
            <w:rFonts w:ascii="Arial" w:hAnsi="Arial" w:cs="Arial"/>
          </w:rPr>
          <w:t>Nevertheless</w:t>
        </w:r>
      </w:ins>
      <w:r w:rsidRPr="00257A6C">
        <w:rPr>
          <w:rFonts w:ascii="Arial" w:hAnsi="Arial" w:cs="Arial"/>
        </w:rPr>
        <w:t xml:space="preserve">, Madam President, my </w:t>
      </w:r>
      <w:del w:id="300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personal </w:delText>
        </w:r>
      </w:del>
      <w:r w:rsidRPr="00257A6C">
        <w:rPr>
          <w:rFonts w:ascii="Arial" w:hAnsi="Arial" w:cs="Arial"/>
        </w:rPr>
        <w:t>request has not been met.</w:t>
      </w:r>
    </w:p>
    <w:p w14:paraId="3A478EC3" w14:textId="77777777" w:rsidR="00F67CDE" w:rsidRPr="00257A6C" w:rsidRDefault="00D70D2D" w:rsidP="00F67CDE">
      <w:pPr>
        <w:pStyle w:val="NurText"/>
        <w:rPr>
          <w:del w:id="301" w:author="Autor" w:date="2026-05-16T13:52:00Z" w16du:dateUtc="2026-05-16T11:52:00Z"/>
          <w:rFonts w:ascii="Arial" w:hAnsi="Arial" w:cs="Arial"/>
        </w:rPr>
      </w:pPr>
      <w:r w:rsidRPr="00257A6C">
        <w:rPr>
          <w:rFonts w:ascii="Arial" w:hAnsi="Arial" w:cs="Arial"/>
        </w:rPr>
        <w:t xml:space="preserve">Although </w:t>
      </w:r>
      <w:del w:id="302" w:author="Autor" w:date="2026-05-16T13:52:00Z" w16du:dateUtc="2026-05-16T11:52:00Z">
        <w:r w:rsidR="00F67CDE" w:rsidRPr="00257A6C">
          <w:rPr>
            <w:rFonts w:ascii="Arial" w:hAnsi="Arial" w:cs="Arial"/>
          </w:rPr>
          <w:delText>there are</w:delText>
        </w:r>
      </w:del>
      <w:ins w:id="303" w:author="Autor" w:date="2026-05-16T13:52:00Z" w16du:dateUtc="2026-05-16T11:52:00Z">
        <w:r w:rsidRPr="00257A6C">
          <w:rPr>
            <w:rFonts w:ascii="Arial" w:hAnsi="Arial" w:cs="Arial"/>
          </w:rPr>
          <w:t>we can</w:t>
        </w:r>
      </w:ins>
      <w:r w:rsidRPr="00257A6C">
        <w:rPr>
          <w:rFonts w:ascii="Arial" w:hAnsi="Arial" w:cs="Arial"/>
        </w:rPr>
        <w:t xml:space="preserve"> now </w:t>
      </w:r>
      <w:ins w:id="304" w:author="Autor" w:date="2026-05-16T13:52:00Z" w16du:dateUtc="2026-05-16T11:52:00Z">
        <w:r w:rsidRPr="00257A6C">
          <w:rPr>
            <w:rFonts w:ascii="Arial" w:hAnsi="Arial" w:cs="Arial"/>
          </w:rPr>
          <w:t xml:space="preserve">receive </w:t>
        </w:r>
      </w:ins>
      <w:r w:rsidRPr="00257A6C">
        <w:rPr>
          <w:rFonts w:ascii="Arial" w:hAnsi="Arial" w:cs="Arial"/>
        </w:rPr>
        <w:t xml:space="preserve">two Finnish </w:t>
      </w:r>
      <w:del w:id="305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channels </w:delText>
        </w:r>
      </w:del>
      <w:r w:rsidRPr="00257A6C">
        <w:rPr>
          <w:rFonts w:ascii="Arial" w:hAnsi="Arial" w:cs="Arial"/>
        </w:rPr>
        <w:t xml:space="preserve">and one Portuguese </w:t>
      </w:r>
      <w:del w:id="306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one, there is still no Dutch </w:delText>
        </w:r>
      </w:del>
      <w:r w:rsidRPr="00257A6C">
        <w:rPr>
          <w:rFonts w:ascii="Arial" w:hAnsi="Arial" w:cs="Arial"/>
        </w:rPr>
        <w:t xml:space="preserve">channel, </w:t>
      </w:r>
      <w:del w:id="307" w:author="Autor" w:date="2026-05-16T13:52:00Z" w16du:dateUtc="2026-05-16T11:52:00Z">
        <w:r w:rsidR="00F67CDE" w:rsidRPr="00257A6C">
          <w:rPr>
            <w:rFonts w:ascii="Arial" w:hAnsi="Arial" w:cs="Arial"/>
          </w:rPr>
          <w:delText>which is what I had requested because Dutch people here like to be able to follow the news too when we are sent to this place of exile every month.</w:delText>
        </w:r>
      </w:del>
    </w:p>
    <w:p w14:paraId="663CA647" w14:textId="77777777" w:rsidR="00F67CDE" w:rsidRPr="00257A6C" w:rsidRDefault="00F67CDE" w:rsidP="00F67CDE">
      <w:pPr>
        <w:pStyle w:val="NurText"/>
        <w:rPr>
          <w:del w:id="308" w:author="Autor" w:date="2026-05-16T13:52:00Z" w16du:dateUtc="2026-05-16T11:52:00Z"/>
          <w:rFonts w:ascii="Arial" w:hAnsi="Arial" w:cs="Arial"/>
        </w:rPr>
      </w:pPr>
      <w:del w:id="309" w:author="Autor" w:date="2026-05-16T13:52:00Z" w16du:dateUtc="2026-05-16T11:52:00Z">
        <w:r w:rsidRPr="00257A6C">
          <w:rPr>
            <w:rFonts w:ascii="Arial" w:hAnsi="Arial" w:cs="Arial"/>
          </w:rPr>
          <w:delText>I would therefore once more ask you to ensure that we get</w:delText>
        </w:r>
      </w:del>
      <w:ins w:id="310" w:author="Autor" w:date="2026-05-16T13:52:00Z" w16du:dateUtc="2026-05-16T11:52:00Z">
        <w:r w:rsidR="00D70D2D" w:rsidRPr="00257A6C">
          <w:rPr>
            <w:rFonts w:ascii="Arial" w:hAnsi="Arial" w:cs="Arial"/>
          </w:rPr>
          <w:t>we still cannot receive</w:t>
        </w:r>
      </w:ins>
      <w:r w:rsidR="00D70D2D" w:rsidRPr="00257A6C">
        <w:rPr>
          <w:rFonts w:ascii="Arial" w:hAnsi="Arial" w:cs="Arial"/>
        </w:rPr>
        <w:t xml:space="preserve"> a Dutch channel</w:t>
      </w:r>
      <w:del w:id="311" w:author="Autor" w:date="2026-05-16T13:52:00Z" w16du:dateUtc="2026-05-16T11:52:00Z">
        <w:r w:rsidRPr="00257A6C">
          <w:rPr>
            <w:rFonts w:ascii="Arial" w:hAnsi="Arial" w:cs="Arial"/>
          </w:rPr>
          <w:delText xml:space="preserve"> as well.</w:delText>
        </w:r>
      </w:del>
    </w:p>
    <w:p w14:paraId="7805CB6A" w14:textId="77777777" w:rsidR="00D70D2D" w:rsidRPr="00257A6C" w:rsidRDefault="00D70D2D" w:rsidP="00D70D2D">
      <w:pPr>
        <w:pStyle w:val="NurText"/>
        <w:rPr>
          <w:ins w:id="312" w:author="Autor" w:date="2026-05-16T13:52:00Z" w16du:dateUtc="2026-05-16T11:52:00Z"/>
          <w:rFonts w:ascii="Arial" w:hAnsi="Arial" w:cs="Arial"/>
        </w:rPr>
      </w:pPr>
      <w:ins w:id="313" w:author="Autor" w:date="2026-05-16T13:52:00Z" w16du:dateUtc="2026-05-16T11:52:00Z">
        <w:r w:rsidRPr="00257A6C">
          <w:rPr>
            <w:rFonts w:ascii="Arial" w:hAnsi="Arial" w:cs="Arial"/>
          </w:rPr>
          <w:t>. I had, however, asked you for a Dutch channel, as we Dutch also wish to follow the news when we are sent here into exile every month.</w:t>
        </w:r>
      </w:ins>
    </w:p>
    <w:p w14:paraId="115991C1" w14:textId="77777777" w:rsidR="00D70D2D" w:rsidRPr="00257A6C" w:rsidRDefault="00D70D2D" w:rsidP="00D70D2D">
      <w:pPr>
        <w:pStyle w:val="NurText"/>
        <w:rPr>
          <w:ins w:id="314" w:author="Autor" w:date="2026-05-16T13:52:00Z" w16du:dateUtc="2026-05-16T11:52:00Z"/>
          <w:rFonts w:ascii="Arial" w:hAnsi="Arial" w:cs="Arial"/>
        </w:rPr>
      </w:pPr>
      <w:ins w:id="315" w:author="Autor" w:date="2026-05-16T13:52:00Z" w16du:dateUtc="2026-05-16T11:52:00Z">
        <w:r w:rsidRPr="00257A6C">
          <w:rPr>
            <w:rFonts w:ascii="Arial" w:hAnsi="Arial" w:cs="Arial"/>
          </w:rPr>
          <w:t>I would therefore ask you once again to ensure that a Dutch channel is also included.</w:t>
        </w:r>
      </w:ins>
    </w:p>
    <w:p w14:paraId="3439507D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Mrs Plooij-van </w:t>
      </w:r>
      <w:proofErr w:type="spellStart"/>
      <w:r w:rsidRPr="00257A6C">
        <w:rPr>
          <w:rFonts w:ascii="Arial" w:hAnsi="Arial" w:cs="Arial"/>
        </w:rPr>
        <w:t>Gorsel</w:t>
      </w:r>
      <w:proofErr w:type="spellEnd"/>
      <w:r w:rsidRPr="00257A6C">
        <w:rPr>
          <w:rFonts w:ascii="Arial" w:hAnsi="Arial" w:cs="Arial"/>
        </w:rPr>
        <w:t xml:space="preserve">, I can </w:t>
      </w:r>
      <w:del w:id="316" w:author="Autor" w:date="2026-05-16T13:52:00Z" w16du:dateUtc="2026-05-16T11:52:00Z">
        <w:r w:rsidR="00F67CDE" w:rsidRPr="00257A6C">
          <w:rPr>
            <w:rFonts w:ascii="Arial" w:hAnsi="Arial" w:cs="Arial"/>
          </w:rPr>
          <w:delText>tell</w:delText>
        </w:r>
      </w:del>
      <w:ins w:id="317" w:author="Autor" w:date="2026-05-16T13:52:00Z" w16du:dateUtc="2026-05-16T11:52:00Z">
        <w:r w:rsidRPr="00257A6C">
          <w:rPr>
            <w:rFonts w:ascii="Arial" w:hAnsi="Arial" w:cs="Arial"/>
          </w:rPr>
          <w:t>inform</w:t>
        </w:r>
      </w:ins>
      <w:r w:rsidRPr="00257A6C">
        <w:rPr>
          <w:rFonts w:ascii="Arial" w:hAnsi="Arial" w:cs="Arial"/>
        </w:rPr>
        <w:t xml:space="preserve"> you that this </w:t>
      </w:r>
      <w:del w:id="318" w:author="Autor" w:date="2026-05-16T13:52:00Z" w16du:dateUtc="2026-05-16T11:52:00Z">
        <w:r w:rsidR="00F67CDE" w:rsidRPr="00257A6C">
          <w:rPr>
            <w:rFonts w:ascii="Arial" w:hAnsi="Arial" w:cs="Arial"/>
          </w:rPr>
          <w:delText>matter</w:delText>
        </w:r>
      </w:del>
      <w:ins w:id="319" w:author="Autor" w:date="2026-05-16T13:52:00Z" w16du:dateUtc="2026-05-16T11:52:00Z">
        <w:r w:rsidRPr="00257A6C">
          <w:rPr>
            <w:rFonts w:ascii="Arial" w:hAnsi="Arial" w:cs="Arial"/>
          </w:rPr>
          <w:t>item</w:t>
        </w:r>
      </w:ins>
      <w:r w:rsidRPr="00257A6C">
        <w:rPr>
          <w:rFonts w:ascii="Arial" w:hAnsi="Arial" w:cs="Arial"/>
        </w:rPr>
        <w:t xml:space="preserve"> is on the </w:t>
      </w:r>
      <w:proofErr w:type="spellStart"/>
      <w:ins w:id="320" w:author="Autor" w:date="2026-05-16T13:52:00Z" w16du:dateUtc="2026-05-16T11:52:00Z">
        <w:r w:rsidRPr="00257A6C">
          <w:rPr>
            <w:rFonts w:ascii="Arial" w:hAnsi="Arial" w:cs="Arial"/>
          </w:rPr>
          <w:t>Quæstors</w:t>
        </w:r>
        <w:proofErr w:type="spellEnd"/>
        <w:r w:rsidRPr="00257A6C">
          <w:rPr>
            <w:rFonts w:ascii="Arial" w:hAnsi="Arial" w:cs="Arial"/>
          </w:rPr>
          <w:t xml:space="preserve">’ </w:t>
        </w:r>
      </w:ins>
      <w:r w:rsidRPr="00257A6C">
        <w:rPr>
          <w:rFonts w:ascii="Arial" w:hAnsi="Arial" w:cs="Arial"/>
        </w:rPr>
        <w:t xml:space="preserve">agenda for </w:t>
      </w:r>
      <w:del w:id="321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the Quaestors' meeting on </w:delText>
        </w:r>
      </w:del>
      <w:r w:rsidRPr="00257A6C">
        <w:rPr>
          <w:rFonts w:ascii="Arial" w:hAnsi="Arial" w:cs="Arial"/>
        </w:rPr>
        <w:t>Wednesday.</w:t>
      </w:r>
    </w:p>
    <w:p w14:paraId="15D187CE" w14:textId="77777777" w:rsidR="00D70D2D" w:rsidRPr="00257A6C" w:rsidRDefault="00F67CDE" w:rsidP="00D70D2D">
      <w:pPr>
        <w:pStyle w:val="NurText"/>
        <w:rPr>
          <w:rFonts w:ascii="Arial" w:hAnsi="Arial" w:cs="Arial"/>
        </w:rPr>
      </w:pPr>
      <w:del w:id="322" w:author="Autor" w:date="2026-05-16T13:52:00Z" w16du:dateUtc="2026-05-16T11:52:00Z">
        <w:r w:rsidRPr="00257A6C">
          <w:rPr>
            <w:rFonts w:ascii="Arial" w:hAnsi="Arial" w:cs="Arial"/>
          </w:rPr>
          <w:delText xml:space="preserve">It will, </w:delText>
        </w:r>
      </w:del>
      <w:r w:rsidR="00D70D2D" w:rsidRPr="00257A6C">
        <w:rPr>
          <w:rFonts w:ascii="Arial" w:hAnsi="Arial" w:cs="Arial"/>
        </w:rPr>
        <w:t>I hope</w:t>
      </w:r>
      <w:del w:id="323" w:author="Autor" w:date="2026-05-16T13:52:00Z" w16du:dateUtc="2026-05-16T11:52:00Z">
        <w:r w:rsidRPr="00257A6C">
          <w:rPr>
            <w:rFonts w:ascii="Arial" w:hAnsi="Arial" w:cs="Arial"/>
          </w:rPr>
          <w:delText>,</w:delText>
        </w:r>
      </w:del>
      <w:ins w:id="324" w:author="Autor" w:date="2026-05-16T13:52:00Z" w16du:dateUtc="2026-05-16T11:52:00Z">
        <w:r w:rsidR="00D70D2D" w:rsidRPr="00257A6C">
          <w:rPr>
            <w:rFonts w:ascii="Arial" w:hAnsi="Arial" w:cs="Arial"/>
          </w:rPr>
          <w:t xml:space="preserve"> that a decision will</w:t>
        </w:r>
      </w:ins>
      <w:r w:rsidR="00D70D2D" w:rsidRPr="00257A6C">
        <w:rPr>
          <w:rFonts w:ascii="Arial" w:hAnsi="Arial" w:cs="Arial"/>
        </w:rPr>
        <w:t xml:space="preserve"> be </w:t>
      </w:r>
      <w:del w:id="325" w:author="Autor" w:date="2026-05-16T13:52:00Z" w16du:dateUtc="2026-05-16T11:52:00Z">
        <w:r w:rsidRPr="00257A6C">
          <w:rPr>
            <w:rFonts w:ascii="Arial" w:hAnsi="Arial" w:cs="Arial"/>
          </w:rPr>
          <w:delText>examined</w:delText>
        </w:r>
      </w:del>
      <w:ins w:id="326" w:author="Autor" w:date="2026-05-16T13:52:00Z" w16du:dateUtc="2026-05-16T11:52:00Z">
        <w:r w:rsidR="00D70D2D" w:rsidRPr="00257A6C">
          <w:rPr>
            <w:rFonts w:ascii="Arial" w:hAnsi="Arial" w:cs="Arial"/>
          </w:rPr>
          <w:t>taken there</w:t>
        </w:r>
      </w:ins>
      <w:r w:rsidR="00D70D2D" w:rsidRPr="00257A6C">
        <w:rPr>
          <w:rFonts w:ascii="Arial" w:hAnsi="Arial" w:cs="Arial"/>
        </w:rPr>
        <w:t xml:space="preserve"> in </w:t>
      </w:r>
      <w:del w:id="327" w:author="Autor" w:date="2026-05-16T13:52:00Z" w16du:dateUtc="2026-05-16T11:52:00Z">
        <w:r w:rsidRPr="00257A6C">
          <w:rPr>
            <w:rFonts w:ascii="Arial" w:hAnsi="Arial" w:cs="Arial"/>
          </w:rPr>
          <w:delText>a positive light</w:delText>
        </w:r>
      </w:del>
      <w:ins w:id="328" w:author="Autor" w:date="2026-05-16T13:52:00Z" w16du:dateUtc="2026-05-16T11:52:00Z">
        <w:r w:rsidR="00D70D2D" w:rsidRPr="00257A6C">
          <w:rPr>
            <w:rFonts w:ascii="Arial" w:hAnsi="Arial" w:cs="Arial"/>
          </w:rPr>
          <w:t>line with your wishes</w:t>
        </w:r>
      </w:ins>
      <w:r w:rsidR="00D70D2D" w:rsidRPr="00257A6C">
        <w:rPr>
          <w:rFonts w:ascii="Arial" w:hAnsi="Arial" w:cs="Arial"/>
        </w:rPr>
        <w:t>.</w:t>
      </w:r>
    </w:p>
    <w:p w14:paraId="2253ACC0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Madam President, can you tell me why this Parliament does not </w:t>
      </w:r>
      <w:del w:id="329" w:author="Autor" w:date="2026-05-16T13:52:00Z" w16du:dateUtc="2026-05-16T11:52:00Z">
        <w:r w:rsidR="00F67CDE" w:rsidRPr="00257A6C">
          <w:rPr>
            <w:rFonts w:ascii="Arial" w:hAnsi="Arial" w:cs="Arial"/>
          </w:rPr>
          <w:delText>adhere to</w:delText>
        </w:r>
      </w:del>
      <w:ins w:id="330" w:author="Autor" w:date="2026-05-16T13:52:00Z" w16du:dateUtc="2026-05-16T11:52:00Z">
        <w:r w:rsidRPr="00257A6C">
          <w:rPr>
            <w:rFonts w:ascii="Arial" w:hAnsi="Arial" w:cs="Arial"/>
          </w:rPr>
          <w:t>comply with</w:t>
        </w:r>
      </w:ins>
      <w:r w:rsidRPr="00257A6C">
        <w:rPr>
          <w:rFonts w:ascii="Arial" w:hAnsi="Arial" w:cs="Arial"/>
        </w:rPr>
        <w:t xml:space="preserve"> the health and safety </w:t>
      </w:r>
      <w:del w:id="331" w:author="Autor" w:date="2026-05-16T13:52:00Z" w16du:dateUtc="2026-05-16T11:52:00Z">
        <w:r w:rsidR="00F67CDE" w:rsidRPr="00257A6C">
          <w:rPr>
            <w:rFonts w:ascii="Arial" w:hAnsi="Arial" w:cs="Arial"/>
          </w:rPr>
          <w:delText>legislation that</w:delText>
        </w:r>
      </w:del>
      <w:ins w:id="332" w:author="Autor" w:date="2026-05-16T13:52:00Z" w16du:dateUtc="2026-05-16T11:52:00Z">
        <w:r w:rsidRPr="00257A6C">
          <w:rPr>
            <w:rFonts w:ascii="Arial" w:hAnsi="Arial" w:cs="Arial"/>
          </w:rPr>
          <w:t>regulations</w:t>
        </w:r>
      </w:ins>
      <w:r w:rsidRPr="00257A6C">
        <w:rPr>
          <w:rFonts w:ascii="Arial" w:hAnsi="Arial" w:cs="Arial"/>
        </w:rPr>
        <w:t xml:space="preserve"> it </w:t>
      </w:r>
      <w:del w:id="333" w:author="Autor" w:date="2026-05-16T13:52:00Z" w16du:dateUtc="2026-05-16T11:52:00Z">
        <w:r w:rsidR="00F67CDE" w:rsidRPr="00257A6C">
          <w:rPr>
            <w:rFonts w:ascii="Arial" w:hAnsi="Arial" w:cs="Arial"/>
          </w:rPr>
          <w:delText>actually passes</w:delText>
        </w:r>
      </w:del>
      <w:ins w:id="334" w:author="Autor" w:date="2026-05-16T13:52:00Z" w16du:dateUtc="2026-05-16T11:52:00Z">
        <w:r w:rsidRPr="00257A6C">
          <w:rPr>
            <w:rFonts w:ascii="Arial" w:hAnsi="Arial" w:cs="Arial"/>
          </w:rPr>
          <w:t>has itself adopted</w:t>
        </w:r>
      </w:ins>
      <w:r w:rsidRPr="00257A6C">
        <w:rPr>
          <w:rFonts w:ascii="Arial" w:hAnsi="Arial" w:cs="Arial"/>
        </w:rPr>
        <w:t>?</w:t>
      </w:r>
    </w:p>
    <w:p w14:paraId="7F16FD17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Why has </w:t>
      </w:r>
      <w:del w:id="335" w:author="Autor" w:date="2026-05-16T13:52:00Z" w16du:dateUtc="2026-05-16T11:52:00Z">
        <w:r w:rsidR="00F67CDE" w:rsidRPr="00257A6C">
          <w:rPr>
            <w:rFonts w:ascii="Arial" w:hAnsi="Arial" w:cs="Arial"/>
          </w:rPr>
          <w:delText>no</w:delText>
        </w:r>
      </w:del>
      <w:ins w:id="336" w:author="Autor" w:date="2026-05-16T13:52:00Z" w16du:dateUtc="2026-05-16T11:52:00Z">
        <w:r w:rsidRPr="00257A6C">
          <w:rPr>
            <w:rFonts w:ascii="Arial" w:hAnsi="Arial" w:cs="Arial"/>
          </w:rPr>
          <w:t>the</w:t>
        </w:r>
      </w:ins>
      <w:r w:rsidRPr="00257A6C">
        <w:rPr>
          <w:rFonts w:ascii="Arial" w:hAnsi="Arial" w:cs="Arial"/>
        </w:rPr>
        <w:t xml:space="preserve"> air quality </w:t>
      </w:r>
      <w:del w:id="337" w:author="Autor" w:date="2026-05-16T13:52:00Z" w16du:dateUtc="2026-05-16T11:52:00Z">
        <w:r w:rsidR="00F67CDE" w:rsidRPr="00257A6C">
          <w:rPr>
            <w:rFonts w:ascii="Arial" w:hAnsi="Arial" w:cs="Arial"/>
          </w:rPr>
          <w:delText>test been done on</w:delText>
        </w:r>
      </w:del>
      <w:ins w:id="338" w:author="Autor" w:date="2026-05-16T13:52:00Z" w16du:dateUtc="2026-05-16T11:52:00Z">
        <w:r w:rsidRPr="00257A6C">
          <w:rPr>
            <w:rFonts w:ascii="Arial" w:hAnsi="Arial" w:cs="Arial"/>
          </w:rPr>
          <w:t>in</w:t>
        </w:r>
      </w:ins>
      <w:r w:rsidRPr="00257A6C">
        <w:rPr>
          <w:rFonts w:ascii="Arial" w:hAnsi="Arial" w:cs="Arial"/>
        </w:rPr>
        <w:t xml:space="preserve"> this </w:t>
      </w:r>
      <w:del w:id="339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particular </w:delText>
        </w:r>
      </w:del>
      <w:r w:rsidRPr="00257A6C">
        <w:rPr>
          <w:rFonts w:ascii="Arial" w:hAnsi="Arial" w:cs="Arial"/>
        </w:rPr>
        <w:t xml:space="preserve">building </w:t>
      </w:r>
      <w:ins w:id="340" w:author="Autor" w:date="2026-05-16T13:52:00Z" w16du:dateUtc="2026-05-16T11:52:00Z">
        <w:r w:rsidRPr="00257A6C">
          <w:rPr>
            <w:rFonts w:ascii="Arial" w:hAnsi="Arial" w:cs="Arial"/>
          </w:rPr>
          <w:t xml:space="preserve">not been checked once </w:t>
        </w:r>
      </w:ins>
      <w:r w:rsidRPr="00257A6C">
        <w:rPr>
          <w:rFonts w:ascii="Arial" w:hAnsi="Arial" w:cs="Arial"/>
        </w:rPr>
        <w:t xml:space="preserve">since </w:t>
      </w:r>
      <w:del w:id="341" w:author="Autor" w:date="2026-05-16T13:52:00Z" w16du:dateUtc="2026-05-16T11:52:00Z">
        <w:r w:rsidR="00F67CDE" w:rsidRPr="00257A6C">
          <w:rPr>
            <w:rFonts w:ascii="Arial" w:hAnsi="Arial" w:cs="Arial"/>
          </w:rPr>
          <w:delText>we were elected</w:delText>
        </w:r>
      </w:del>
      <w:ins w:id="342" w:author="Autor" w:date="2026-05-16T13:52:00Z" w16du:dateUtc="2026-05-16T11:52:00Z">
        <w:r w:rsidRPr="00257A6C">
          <w:rPr>
            <w:rFonts w:ascii="Arial" w:hAnsi="Arial" w:cs="Arial"/>
          </w:rPr>
          <w:t>our election</w:t>
        </w:r>
      </w:ins>
      <w:r w:rsidRPr="00257A6C">
        <w:rPr>
          <w:rFonts w:ascii="Arial" w:hAnsi="Arial" w:cs="Arial"/>
        </w:rPr>
        <w:t>?</w:t>
      </w:r>
    </w:p>
    <w:p w14:paraId="2FF8562A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Why has </w:t>
      </w:r>
      <w:del w:id="343" w:author="Autor" w:date="2026-05-16T13:52:00Z" w16du:dateUtc="2026-05-16T11:52:00Z">
        <w:r w:rsidR="00F67CDE" w:rsidRPr="00257A6C">
          <w:rPr>
            <w:rFonts w:ascii="Arial" w:hAnsi="Arial" w:cs="Arial"/>
          </w:rPr>
          <w:delText>there been no</w:delText>
        </w:r>
      </w:del>
      <w:ins w:id="344" w:author="Autor" w:date="2026-05-16T13:52:00Z" w16du:dateUtc="2026-05-16T11:52:00Z">
        <w:r w:rsidRPr="00257A6C">
          <w:rPr>
            <w:rFonts w:ascii="Arial" w:hAnsi="Arial" w:cs="Arial"/>
          </w:rPr>
          <w:t>the</w:t>
        </w:r>
      </w:ins>
      <w:r w:rsidRPr="00257A6C">
        <w:rPr>
          <w:rFonts w:ascii="Arial" w:hAnsi="Arial" w:cs="Arial"/>
        </w:rPr>
        <w:t xml:space="preserve"> Health and Safety Committee </w:t>
      </w:r>
      <w:del w:id="345" w:author="Autor" w:date="2026-05-16T13:52:00Z" w16du:dateUtc="2026-05-16T11:52:00Z">
        <w:r w:rsidR="00F67CDE" w:rsidRPr="00257A6C">
          <w:rPr>
            <w:rFonts w:ascii="Arial" w:hAnsi="Arial" w:cs="Arial"/>
          </w:rPr>
          <w:delText>meeting</w:delText>
        </w:r>
      </w:del>
      <w:ins w:id="346" w:author="Autor" w:date="2026-05-16T13:52:00Z" w16du:dateUtc="2026-05-16T11:52:00Z">
        <w:r w:rsidRPr="00257A6C">
          <w:rPr>
            <w:rFonts w:ascii="Arial" w:hAnsi="Arial" w:cs="Arial"/>
          </w:rPr>
          <w:t>not met once</w:t>
        </w:r>
      </w:ins>
      <w:r w:rsidRPr="00257A6C">
        <w:rPr>
          <w:rFonts w:ascii="Arial" w:hAnsi="Arial" w:cs="Arial"/>
        </w:rPr>
        <w:t xml:space="preserve"> since 1998?</w:t>
      </w:r>
    </w:p>
    <w:p w14:paraId="650E5801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Why </w:t>
      </w:r>
      <w:del w:id="347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has there been </w:delText>
        </w:r>
      </w:del>
      <w:ins w:id="348" w:author="Autor" w:date="2026-05-16T13:52:00Z" w16du:dateUtc="2026-05-16T11:52:00Z">
        <w:r w:rsidRPr="00257A6C">
          <w:rPr>
            <w:rFonts w:ascii="Arial" w:hAnsi="Arial" w:cs="Arial"/>
          </w:rPr>
          <w:t xml:space="preserve">have </w:t>
        </w:r>
      </w:ins>
      <w:r w:rsidRPr="00257A6C">
        <w:rPr>
          <w:rFonts w:ascii="Arial" w:hAnsi="Arial" w:cs="Arial"/>
        </w:rPr>
        <w:t xml:space="preserve">no fire </w:t>
      </w:r>
      <w:del w:id="349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drill, </w:delText>
        </w:r>
      </w:del>
      <w:ins w:id="350" w:author="Autor" w:date="2026-05-16T13:52:00Z" w16du:dateUtc="2026-05-16T11:52:00Z">
        <w:r w:rsidRPr="00257A6C">
          <w:rPr>
            <w:rFonts w:ascii="Arial" w:hAnsi="Arial" w:cs="Arial"/>
          </w:rPr>
          <w:t xml:space="preserve">drills taken place in </w:t>
        </w:r>
      </w:ins>
      <w:r w:rsidRPr="00257A6C">
        <w:rPr>
          <w:rFonts w:ascii="Arial" w:hAnsi="Arial" w:cs="Arial"/>
        </w:rPr>
        <w:t xml:space="preserve">either </w:t>
      </w:r>
      <w:del w:id="351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in </w:delText>
        </w:r>
      </w:del>
      <w:r w:rsidRPr="00257A6C">
        <w:rPr>
          <w:rFonts w:ascii="Arial" w:hAnsi="Arial" w:cs="Arial"/>
        </w:rPr>
        <w:t xml:space="preserve">the Brussels </w:t>
      </w:r>
      <w:del w:id="352" w:author="Autor" w:date="2026-05-16T13:52:00Z" w16du:dateUtc="2026-05-16T11:52:00Z">
        <w:r w:rsidR="00F67CDE" w:rsidRPr="00257A6C">
          <w:rPr>
            <w:rFonts w:ascii="Arial" w:hAnsi="Arial" w:cs="Arial"/>
          </w:rPr>
          <w:delText>Parliament buildings or the</w:delText>
        </w:r>
      </w:del>
      <w:ins w:id="353" w:author="Autor" w:date="2026-05-16T13:52:00Z" w16du:dateUtc="2026-05-16T11:52:00Z">
        <w:r w:rsidRPr="00257A6C">
          <w:rPr>
            <w:rFonts w:ascii="Arial" w:hAnsi="Arial" w:cs="Arial"/>
          </w:rPr>
          <w:t>or</w:t>
        </w:r>
      </w:ins>
      <w:r w:rsidRPr="00257A6C">
        <w:rPr>
          <w:rFonts w:ascii="Arial" w:hAnsi="Arial" w:cs="Arial"/>
        </w:rPr>
        <w:t xml:space="preserve"> Strasbourg Parliament buildings?</w:t>
      </w:r>
    </w:p>
    <w:p w14:paraId="72531AE4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Why are there no fire </w:t>
      </w:r>
      <w:del w:id="354" w:author="Autor" w:date="2026-05-16T13:52:00Z" w16du:dateUtc="2026-05-16T11:52:00Z">
        <w:r w:rsidR="00F67CDE" w:rsidRPr="00257A6C">
          <w:rPr>
            <w:rFonts w:ascii="Arial" w:hAnsi="Arial" w:cs="Arial"/>
          </w:rPr>
          <w:delText>instructions</w:delText>
        </w:r>
      </w:del>
      <w:ins w:id="355" w:author="Autor" w:date="2026-05-16T13:52:00Z" w16du:dateUtc="2026-05-16T11:52:00Z">
        <w:r w:rsidRPr="00257A6C">
          <w:rPr>
            <w:rFonts w:ascii="Arial" w:hAnsi="Arial" w:cs="Arial"/>
          </w:rPr>
          <w:t>safety briefings</w:t>
        </w:r>
      </w:ins>
      <w:r w:rsidRPr="00257A6C">
        <w:rPr>
          <w:rFonts w:ascii="Arial" w:hAnsi="Arial" w:cs="Arial"/>
        </w:rPr>
        <w:t>?</w:t>
      </w:r>
    </w:p>
    <w:p w14:paraId="793B98AE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Why </w:t>
      </w:r>
      <w:del w:id="356" w:author="Autor" w:date="2026-05-16T13:52:00Z" w16du:dateUtc="2026-05-16T11:52:00Z">
        <w:r w:rsidR="00F67CDE" w:rsidRPr="00257A6C">
          <w:rPr>
            <w:rFonts w:ascii="Arial" w:hAnsi="Arial" w:cs="Arial"/>
          </w:rPr>
          <w:delText>have the staircases not been improved since</w:delText>
        </w:r>
      </w:del>
      <w:ins w:id="357" w:author="Autor" w:date="2026-05-16T13:52:00Z" w16du:dateUtc="2026-05-16T11:52:00Z">
        <w:r w:rsidRPr="00257A6C">
          <w:rPr>
            <w:rFonts w:ascii="Arial" w:hAnsi="Arial" w:cs="Arial"/>
          </w:rPr>
          <w:t>was nothing done to make the stairs safer after</w:t>
        </w:r>
      </w:ins>
      <w:r w:rsidRPr="00257A6C">
        <w:rPr>
          <w:rFonts w:ascii="Arial" w:hAnsi="Arial" w:cs="Arial"/>
        </w:rPr>
        <w:t xml:space="preserve"> my accident?</w:t>
      </w:r>
    </w:p>
    <w:p w14:paraId="7E5D5527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Why </w:t>
      </w:r>
      <w:del w:id="358" w:author="Autor" w:date="2026-05-16T13:52:00Z" w16du:dateUtc="2026-05-16T11:52:00Z">
        <w:r w:rsidR="00F67CDE" w:rsidRPr="00257A6C">
          <w:rPr>
            <w:rFonts w:ascii="Arial" w:hAnsi="Arial" w:cs="Arial"/>
          </w:rPr>
          <w:delText>are no</w:delText>
        </w:r>
      </w:del>
      <w:ins w:id="359" w:author="Autor" w:date="2026-05-16T13:52:00Z" w16du:dateUtc="2026-05-16T11:52:00Z">
        <w:r w:rsidRPr="00257A6C">
          <w:rPr>
            <w:rFonts w:ascii="Arial" w:hAnsi="Arial" w:cs="Arial"/>
          </w:rPr>
          <w:t>is the smoking ban not enforced in the non</w:t>
        </w:r>
      </w:ins>
      <w:r w:rsidRPr="00257A6C">
        <w:rPr>
          <w:rFonts w:ascii="Arial" w:hAnsi="Arial" w:cs="Arial"/>
        </w:rPr>
        <w:t>-smoking areas</w:t>
      </w:r>
      <w:del w:id="360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 not enforced</w:delText>
        </w:r>
      </w:del>
      <w:r w:rsidRPr="00257A6C">
        <w:rPr>
          <w:rFonts w:ascii="Arial" w:hAnsi="Arial" w:cs="Arial"/>
        </w:rPr>
        <w:t>?</w:t>
      </w:r>
    </w:p>
    <w:p w14:paraId="5D98A271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It </w:t>
      </w:r>
      <w:del w:id="361" w:author="Autor" w:date="2026-05-16T13:52:00Z" w16du:dateUtc="2026-05-16T11:52:00Z">
        <w:r w:rsidR="00F67CDE" w:rsidRPr="00257A6C">
          <w:rPr>
            <w:rFonts w:ascii="Arial" w:hAnsi="Arial" w:cs="Arial"/>
          </w:rPr>
          <w:delText>seems absolutely disgraceful</w:delText>
        </w:r>
      </w:del>
      <w:ins w:id="362" w:author="Autor" w:date="2026-05-16T13:52:00Z" w16du:dateUtc="2026-05-16T11:52:00Z">
        <w:r w:rsidRPr="00257A6C">
          <w:rPr>
            <w:rFonts w:ascii="Arial" w:hAnsi="Arial" w:cs="Arial"/>
          </w:rPr>
          <w:t>is a disgrace</w:t>
        </w:r>
      </w:ins>
      <w:r w:rsidRPr="00257A6C">
        <w:rPr>
          <w:rFonts w:ascii="Arial" w:hAnsi="Arial" w:cs="Arial"/>
        </w:rPr>
        <w:t xml:space="preserve"> that we </w:t>
      </w:r>
      <w:del w:id="363" w:author="Autor" w:date="2026-05-16T13:52:00Z" w16du:dateUtc="2026-05-16T11:52:00Z">
        <w:r w:rsidR="00F67CDE" w:rsidRPr="00257A6C">
          <w:rPr>
            <w:rFonts w:ascii="Arial" w:hAnsi="Arial" w:cs="Arial"/>
          </w:rPr>
          <w:delText>pass legislation and do not adhere</w:delText>
        </w:r>
      </w:del>
      <w:ins w:id="364" w:author="Autor" w:date="2026-05-16T13:52:00Z" w16du:dateUtc="2026-05-16T11:52:00Z">
        <w:r w:rsidRPr="00257A6C">
          <w:rPr>
            <w:rFonts w:ascii="Arial" w:hAnsi="Arial" w:cs="Arial"/>
          </w:rPr>
          <w:t>adopt rules which we then fail</w:t>
        </w:r>
      </w:ins>
      <w:r w:rsidRPr="00257A6C">
        <w:rPr>
          <w:rFonts w:ascii="Arial" w:hAnsi="Arial" w:cs="Arial"/>
        </w:rPr>
        <w:t xml:space="preserve"> to </w:t>
      </w:r>
      <w:del w:id="365" w:author="Autor" w:date="2026-05-16T13:52:00Z" w16du:dateUtc="2026-05-16T11:52:00Z">
        <w:r w:rsidR="00F67CDE" w:rsidRPr="00257A6C">
          <w:rPr>
            <w:rFonts w:ascii="Arial" w:hAnsi="Arial" w:cs="Arial"/>
          </w:rPr>
          <w:delText>it</w:delText>
        </w:r>
      </w:del>
      <w:ins w:id="366" w:author="Autor" w:date="2026-05-16T13:52:00Z" w16du:dateUtc="2026-05-16T11:52:00Z">
        <w:r w:rsidRPr="00257A6C">
          <w:rPr>
            <w:rFonts w:ascii="Arial" w:hAnsi="Arial" w:cs="Arial"/>
          </w:rPr>
          <w:t>follow</w:t>
        </w:r>
      </w:ins>
      <w:r w:rsidRPr="00257A6C">
        <w:rPr>
          <w:rFonts w:ascii="Arial" w:hAnsi="Arial" w:cs="Arial"/>
        </w:rPr>
        <w:t xml:space="preserve"> ourselves.</w:t>
      </w:r>
    </w:p>
    <w:p w14:paraId="7897D47F" w14:textId="77777777" w:rsidR="00F67CDE" w:rsidRPr="00257A6C" w:rsidRDefault="00D70D2D" w:rsidP="00F67CDE">
      <w:pPr>
        <w:pStyle w:val="NurText"/>
        <w:rPr>
          <w:del w:id="367" w:author="Autor" w:date="2026-05-16T13:52:00Z" w16du:dateUtc="2026-05-16T11:52:00Z"/>
          <w:rFonts w:ascii="Arial" w:hAnsi="Arial" w:cs="Arial"/>
        </w:rPr>
      </w:pPr>
      <w:r w:rsidRPr="00257A6C">
        <w:rPr>
          <w:rFonts w:ascii="Arial" w:hAnsi="Arial" w:cs="Arial"/>
        </w:rPr>
        <w:t xml:space="preserve">Mrs Lynne, you are </w:t>
      </w:r>
      <w:del w:id="368" w:author="Autor" w:date="2026-05-16T13:52:00Z" w16du:dateUtc="2026-05-16T11:52:00Z">
        <w:r w:rsidR="00F67CDE" w:rsidRPr="00257A6C">
          <w:rPr>
            <w:rFonts w:ascii="Arial" w:hAnsi="Arial" w:cs="Arial"/>
          </w:rPr>
          <w:delText>quite</w:delText>
        </w:r>
      </w:del>
      <w:proofErr w:type="gramStart"/>
      <w:ins w:id="369" w:author="Autor" w:date="2026-05-16T13:52:00Z" w16du:dateUtc="2026-05-16T11:52:00Z">
        <w:r w:rsidRPr="00257A6C">
          <w:rPr>
            <w:rFonts w:ascii="Arial" w:hAnsi="Arial" w:cs="Arial"/>
          </w:rPr>
          <w:t>absolutely</w:t>
        </w:r>
      </w:ins>
      <w:r w:rsidRPr="00257A6C">
        <w:rPr>
          <w:rFonts w:ascii="Arial" w:hAnsi="Arial" w:cs="Arial"/>
        </w:rPr>
        <w:t xml:space="preserve"> right</w:t>
      </w:r>
      <w:proofErr w:type="gramEnd"/>
      <w:ins w:id="370" w:author="Autor" w:date="2026-05-16T13:52:00Z" w16du:dateUtc="2026-05-16T11:52:00Z">
        <w:r w:rsidRPr="00257A6C">
          <w:rPr>
            <w:rFonts w:ascii="Arial" w:hAnsi="Arial" w:cs="Arial"/>
          </w:rPr>
          <w:t>,</w:t>
        </w:r>
      </w:ins>
      <w:r w:rsidRPr="00257A6C">
        <w:rPr>
          <w:rFonts w:ascii="Arial" w:hAnsi="Arial" w:cs="Arial"/>
        </w:rPr>
        <w:t xml:space="preserve"> and I </w:t>
      </w:r>
      <w:del w:id="371" w:author="Autor" w:date="2026-05-16T13:52:00Z" w16du:dateUtc="2026-05-16T11:52:00Z">
        <w:r w:rsidR="00F67CDE" w:rsidRPr="00257A6C">
          <w:rPr>
            <w:rFonts w:ascii="Arial" w:hAnsi="Arial" w:cs="Arial"/>
          </w:rPr>
          <w:delText>shall check</w:delText>
        </w:r>
      </w:del>
      <w:ins w:id="372" w:author="Autor" w:date="2026-05-16T13:52:00Z" w16du:dateUtc="2026-05-16T11:52:00Z">
        <w:r w:rsidRPr="00257A6C">
          <w:rPr>
            <w:rFonts w:ascii="Arial" w:hAnsi="Arial" w:cs="Arial"/>
          </w:rPr>
          <w:t xml:space="preserve">will </w:t>
        </w:r>
        <w:proofErr w:type="gramStart"/>
        <w:r w:rsidRPr="00257A6C">
          <w:rPr>
            <w:rFonts w:ascii="Arial" w:hAnsi="Arial" w:cs="Arial"/>
          </w:rPr>
          <w:t>look into</w:t>
        </w:r>
      </w:ins>
      <w:proofErr w:type="gramEnd"/>
      <w:r w:rsidRPr="00257A6C">
        <w:rPr>
          <w:rFonts w:ascii="Arial" w:hAnsi="Arial" w:cs="Arial"/>
        </w:rPr>
        <w:t xml:space="preserve"> whether </w:t>
      </w:r>
      <w:ins w:id="373" w:author="Autor" w:date="2026-05-16T13:52:00Z" w16du:dateUtc="2026-05-16T11:52:00Z">
        <w:r w:rsidRPr="00257A6C">
          <w:rPr>
            <w:rFonts w:ascii="Arial" w:hAnsi="Arial" w:cs="Arial"/>
          </w:rPr>
          <w:t xml:space="preserve">all </w:t>
        </w:r>
      </w:ins>
      <w:r w:rsidRPr="00257A6C">
        <w:rPr>
          <w:rFonts w:ascii="Arial" w:hAnsi="Arial" w:cs="Arial"/>
        </w:rPr>
        <w:t xml:space="preserve">this </w:t>
      </w:r>
      <w:del w:id="374" w:author="Autor" w:date="2026-05-16T13:52:00Z" w16du:dateUtc="2026-05-16T11:52:00Z">
        <w:r w:rsidR="00F67CDE" w:rsidRPr="00257A6C">
          <w:rPr>
            <w:rFonts w:ascii="Arial" w:hAnsi="Arial" w:cs="Arial"/>
          </w:rPr>
          <w:delText>has actually not been done.</w:delText>
        </w:r>
      </w:del>
    </w:p>
    <w:p w14:paraId="439CAAD5" w14:textId="77777777" w:rsidR="00D70D2D" w:rsidRPr="00257A6C" w:rsidRDefault="00D70D2D" w:rsidP="00D70D2D">
      <w:pPr>
        <w:pStyle w:val="NurText"/>
        <w:rPr>
          <w:ins w:id="375" w:author="Autor" w:date="2026-05-16T13:52:00Z" w16du:dateUtc="2026-05-16T11:52:00Z"/>
          <w:rFonts w:ascii="Arial" w:hAnsi="Arial" w:cs="Arial"/>
        </w:rPr>
      </w:pPr>
      <w:ins w:id="376" w:author="Autor" w:date="2026-05-16T13:52:00Z" w16du:dateUtc="2026-05-16T11:52:00Z">
        <w:r w:rsidRPr="00257A6C">
          <w:rPr>
            <w:rFonts w:ascii="Arial" w:hAnsi="Arial" w:cs="Arial"/>
          </w:rPr>
          <w:t>is indeed the case.</w:t>
        </w:r>
      </w:ins>
    </w:p>
    <w:p w14:paraId="6C5288CA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I </w:t>
      </w:r>
      <w:del w:id="377" w:author="Autor" w:date="2026-05-16T13:52:00Z" w16du:dateUtc="2026-05-16T11:52:00Z">
        <w:r w:rsidR="00F67CDE" w:rsidRPr="00257A6C">
          <w:rPr>
            <w:rFonts w:ascii="Arial" w:hAnsi="Arial" w:cs="Arial"/>
          </w:rPr>
          <w:delText>shall</w:delText>
        </w:r>
      </w:del>
      <w:ins w:id="378" w:author="Autor" w:date="2026-05-16T13:52:00Z" w16du:dateUtc="2026-05-16T11:52:00Z">
        <w:r w:rsidRPr="00257A6C">
          <w:rPr>
            <w:rFonts w:ascii="Arial" w:hAnsi="Arial" w:cs="Arial"/>
          </w:rPr>
          <w:t>will</w:t>
        </w:r>
      </w:ins>
      <w:r w:rsidRPr="00257A6C">
        <w:rPr>
          <w:rFonts w:ascii="Arial" w:hAnsi="Arial" w:cs="Arial"/>
        </w:rPr>
        <w:t xml:space="preserve"> also </w:t>
      </w:r>
      <w:del w:id="379" w:author="Autor" w:date="2026-05-16T13:52:00Z" w16du:dateUtc="2026-05-16T11:52:00Z">
        <w:r w:rsidR="00F67CDE" w:rsidRPr="00257A6C">
          <w:rPr>
            <w:rFonts w:ascii="Arial" w:hAnsi="Arial" w:cs="Arial"/>
          </w:rPr>
          <w:delText>refer</w:delText>
        </w:r>
      </w:del>
      <w:ins w:id="380" w:author="Autor" w:date="2026-05-16T13:52:00Z" w16du:dateUtc="2026-05-16T11:52:00Z">
        <w:r w:rsidRPr="00257A6C">
          <w:rPr>
            <w:rFonts w:ascii="Arial" w:hAnsi="Arial" w:cs="Arial"/>
          </w:rPr>
          <w:t>put</w:t>
        </w:r>
      </w:ins>
      <w:r w:rsidRPr="00257A6C">
        <w:rPr>
          <w:rFonts w:ascii="Arial" w:hAnsi="Arial" w:cs="Arial"/>
        </w:rPr>
        <w:t xml:space="preserve"> the matter to the </w:t>
      </w:r>
      <w:del w:id="381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College of </w:delText>
        </w:r>
      </w:del>
      <w:r w:rsidRPr="00257A6C">
        <w:rPr>
          <w:rFonts w:ascii="Arial" w:hAnsi="Arial" w:cs="Arial"/>
        </w:rPr>
        <w:t>Quaestors</w:t>
      </w:r>
      <w:del w:id="382" w:author="Autor" w:date="2026-05-16T13:52:00Z" w16du:dateUtc="2026-05-16T11:52:00Z">
        <w:r w:rsidR="00F67CDE" w:rsidRPr="00257A6C">
          <w:rPr>
            <w:rFonts w:ascii="Arial" w:hAnsi="Arial" w:cs="Arial"/>
          </w:rPr>
          <w:delText>, and</w:delText>
        </w:r>
      </w:del>
      <w:ins w:id="383" w:author="Autor" w:date="2026-05-16T13:52:00Z" w16du:dateUtc="2026-05-16T11:52:00Z">
        <w:r w:rsidRPr="00257A6C">
          <w:rPr>
            <w:rFonts w:ascii="Arial" w:hAnsi="Arial" w:cs="Arial"/>
          </w:rPr>
          <w:t>.</w:t>
        </w:r>
      </w:ins>
      <w:r w:rsidRPr="00257A6C">
        <w:rPr>
          <w:rFonts w:ascii="Arial" w:hAnsi="Arial" w:cs="Arial"/>
        </w:rPr>
        <w:t xml:space="preserve"> I am </w:t>
      </w:r>
      <w:del w:id="384" w:author="Autor" w:date="2026-05-16T13:52:00Z" w16du:dateUtc="2026-05-16T11:52:00Z">
        <w:r w:rsidR="00F67CDE" w:rsidRPr="00257A6C">
          <w:rPr>
            <w:rFonts w:ascii="Arial" w:hAnsi="Arial" w:cs="Arial"/>
          </w:rPr>
          <w:delText>certain that</w:delText>
        </w:r>
      </w:del>
      <w:ins w:id="385" w:author="Autor" w:date="2026-05-16T13:52:00Z" w16du:dateUtc="2026-05-16T11:52:00Z">
        <w:r w:rsidRPr="00257A6C">
          <w:rPr>
            <w:rFonts w:ascii="Arial" w:hAnsi="Arial" w:cs="Arial"/>
          </w:rPr>
          <w:t>sure</w:t>
        </w:r>
      </w:ins>
      <w:r w:rsidRPr="00257A6C">
        <w:rPr>
          <w:rFonts w:ascii="Arial" w:hAnsi="Arial" w:cs="Arial"/>
        </w:rPr>
        <w:t xml:space="preserve"> they </w:t>
      </w:r>
      <w:del w:id="386" w:author="Autor" w:date="2026-05-16T13:52:00Z" w16du:dateUtc="2026-05-16T11:52:00Z">
        <w:r w:rsidR="00F67CDE" w:rsidRPr="00257A6C">
          <w:rPr>
            <w:rFonts w:ascii="Arial" w:hAnsi="Arial" w:cs="Arial"/>
          </w:rPr>
          <w:delText>will be keen</w:delText>
        </w:r>
      </w:del>
      <w:ins w:id="387" w:author="Autor" w:date="2026-05-16T13:52:00Z" w16du:dateUtc="2026-05-16T11:52:00Z">
        <w:r w:rsidRPr="00257A6C">
          <w:rPr>
            <w:rFonts w:ascii="Arial" w:hAnsi="Arial" w:cs="Arial"/>
          </w:rPr>
          <w:t>attach great importance</w:t>
        </w:r>
      </w:ins>
      <w:r w:rsidRPr="00257A6C">
        <w:rPr>
          <w:rFonts w:ascii="Arial" w:hAnsi="Arial" w:cs="Arial"/>
        </w:rPr>
        <w:t xml:space="preserve"> to </w:t>
      </w:r>
      <w:del w:id="388" w:author="Autor" w:date="2026-05-16T13:52:00Z" w16du:dateUtc="2026-05-16T11:52:00Z">
        <w:r w:rsidR="00F67CDE" w:rsidRPr="00257A6C">
          <w:rPr>
            <w:rFonts w:ascii="Arial" w:hAnsi="Arial" w:cs="Arial"/>
          </w:rPr>
          <w:delText>ensure that we comply</w:delText>
        </w:r>
      </w:del>
      <w:ins w:id="389" w:author="Autor" w:date="2026-05-16T13:52:00Z" w16du:dateUtc="2026-05-16T11:52:00Z">
        <w:r w:rsidRPr="00257A6C">
          <w:rPr>
            <w:rFonts w:ascii="Arial" w:hAnsi="Arial" w:cs="Arial"/>
          </w:rPr>
          <w:t>our own compliance</w:t>
        </w:r>
      </w:ins>
      <w:r w:rsidRPr="00257A6C">
        <w:rPr>
          <w:rFonts w:ascii="Arial" w:hAnsi="Arial" w:cs="Arial"/>
        </w:rPr>
        <w:t xml:space="preserve"> with the </w:t>
      </w:r>
      <w:del w:id="390" w:author="Autor" w:date="2026-05-16T13:52:00Z" w16du:dateUtc="2026-05-16T11:52:00Z">
        <w:r w:rsidR="00F67CDE" w:rsidRPr="00257A6C">
          <w:rPr>
            <w:rFonts w:ascii="Arial" w:hAnsi="Arial" w:cs="Arial"/>
          </w:rPr>
          <w:delText>regulations</w:delText>
        </w:r>
      </w:del>
      <w:ins w:id="391" w:author="Autor" w:date="2026-05-16T13:52:00Z" w16du:dateUtc="2026-05-16T11:52:00Z">
        <w:r w:rsidRPr="00257A6C">
          <w:rPr>
            <w:rFonts w:ascii="Arial" w:hAnsi="Arial" w:cs="Arial"/>
          </w:rPr>
          <w:t>legislation</w:t>
        </w:r>
      </w:ins>
      <w:r w:rsidRPr="00257A6C">
        <w:rPr>
          <w:rFonts w:ascii="Arial" w:hAnsi="Arial" w:cs="Arial"/>
        </w:rPr>
        <w:t xml:space="preserve"> we </w:t>
      </w:r>
      <w:del w:id="392" w:author="Autor" w:date="2026-05-16T13:52:00Z" w16du:dateUtc="2026-05-16T11:52:00Z">
        <w:r w:rsidR="00F67CDE" w:rsidRPr="00257A6C">
          <w:rPr>
            <w:rFonts w:ascii="Arial" w:hAnsi="Arial" w:cs="Arial"/>
          </w:rPr>
          <w:delText>ourselves vote on</w:delText>
        </w:r>
      </w:del>
      <w:ins w:id="393" w:author="Autor" w:date="2026-05-16T13:52:00Z" w16du:dateUtc="2026-05-16T11:52:00Z">
        <w:r w:rsidRPr="00257A6C">
          <w:rPr>
            <w:rFonts w:ascii="Arial" w:hAnsi="Arial" w:cs="Arial"/>
          </w:rPr>
          <w:t>adopt</w:t>
        </w:r>
      </w:ins>
      <w:r w:rsidRPr="00257A6C">
        <w:rPr>
          <w:rFonts w:ascii="Arial" w:hAnsi="Arial" w:cs="Arial"/>
        </w:rPr>
        <w:t>.</w:t>
      </w:r>
    </w:p>
    <w:p w14:paraId="35569E4D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Madam President, Mrs Díez González and I had tabled </w:t>
      </w:r>
      <w:proofErr w:type="gramStart"/>
      <w:ins w:id="394" w:author="Autor" w:date="2026-05-16T13:52:00Z" w16du:dateUtc="2026-05-16T11:52:00Z">
        <w:r w:rsidRPr="00257A6C">
          <w:rPr>
            <w:rFonts w:ascii="Arial" w:hAnsi="Arial" w:cs="Arial"/>
          </w:rPr>
          <w:t>a number of</w:t>
        </w:r>
        <w:proofErr w:type="gramEnd"/>
        <w:r w:rsidRPr="00257A6C">
          <w:rPr>
            <w:rFonts w:ascii="Arial" w:hAnsi="Arial" w:cs="Arial"/>
          </w:rPr>
          <w:t xml:space="preserve"> </w:t>
        </w:r>
      </w:ins>
      <w:r w:rsidRPr="00257A6C">
        <w:rPr>
          <w:rFonts w:ascii="Arial" w:hAnsi="Arial" w:cs="Arial"/>
        </w:rPr>
        <w:t xml:space="preserve">questions </w:t>
      </w:r>
      <w:del w:id="395" w:author="Autor" w:date="2026-05-16T13:52:00Z" w16du:dateUtc="2026-05-16T11:52:00Z">
        <w:r w:rsidR="00F67CDE" w:rsidRPr="00257A6C">
          <w:rPr>
            <w:rFonts w:ascii="Arial" w:hAnsi="Arial" w:cs="Arial"/>
          </w:rPr>
          <w:delText>on</w:delText>
        </w:r>
      </w:del>
      <w:ins w:id="396" w:author="Autor" w:date="2026-05-16T13:52:00Z" w16du:dateUtc="2026-05-16T11:52:00Z">
        <w:r w:rsidRPr="00257A6C">
          <w:rPr>
            <w:rFonts w:ascii="Arial" w:hAnsi="Arial" w:cs="Arial"/>
          </w:rPr>
          <w:t>regarding</w:t>
        </w:r>
      </w:ins>
      <w:r w:rsidRPr="00257A6C">
        <w:rPr>
          <w:rFonts w:ascii="Arial" w:hAnsi="Arial" w:cs="Arial"/>
        </w:rPr>
        <w:t xml:space="preserve"> certain </w:t>
      </w:r>
      <w:del w:id="397" w:author="Autor" w:date="2026-05-16T13:52:00Z" w16du:dateUtc="2026-05-16T11:52:00Z">
        <w:r w:rsidR="00F67CDE" w:rsidRPr="00257A6C">
          <w:rPr>
            <w:rFonts w:ascii="Arial" w:hAnsi="Arial" w:cs="Arial"/>
          </w:rPr>
          <w:delText>opinions of</w:delText>
        </w:r>
      </w:del>
      <w:ins w:id="398" w:author="Autor" w:date="2026-05-16T13:52:00Z" w16du:dateUtc="2026-05-16T11:52:00Z">
        <w:r w:rsidRPr="00257A6C">
          <w:rPr>
            <w:rFonts w:ascii="Arial" w:hAnsi="Arial" w:cs="Arial"/>
          </w:rPr>
          <w:t>comments made by</w:t>
        </w:r>
      </w:ins>
      <w:r w:rsidRPr="00257A6C">
        <w:rPr>
          <w:rFonts w:ascii="Arial" w:hAnsi="Arial" w:cs="Arial"/>
        </w:rPr>
        <w:t xml:space="preserve"> the Vice-President, Mrs de Palacio, which </w:t>
      </w:r>
      <w:del w:id="399" w:author="Autor" w:date="2026-05-16T13:52:00Z" w16du:dateUtc="2026-05-16T11:52:00Z">
        <w:r w:rsidR="00F67CDE" w:rsidRPr="00257A6C">
          <w:rPr>
            <w:rFonts w:ascii="Arial" w:hAnsi="Arial" w:cs="Arial"/>
          </w:rPr>
          <w:delText>appeared</w:delText>
        </w:r>
      </w:del>
      <w:ins w:id="400" w:author="Autor" w:date="2026-05-16T13:52:00Z" w16du:dateUtc="2026-05-16T11:52:00Z">
        <w:r w:rsidRPr="00257A6C">
          <w:rPr>
            <w:rFonts w:ascii="Arial" w:hAnsi="Arial" w:cs="Arial"/>
          </w:rPr>
          <w:t>had been reported</w:t>
        </w:r>
      </w:ins>
      <w:r w:rsidRPr="00257A6C">
        <w:rPr>
          <w:rFonts w:ascii="Arial" w:hAnsi="Arial" w:cs="Arial"/>
        </w:rPr>
        <w:t xml:space="preserve"> in a Spanish newspaper.</w:t>
      </w:r>
    </w:p>
    <w:p w14:paraId="5703BF9F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The </w:t>
      </w:r>
      <w:del w:id="401" w:author="Autor" w:date="2026-05-16T13:52:00Z" w16du:dateUtc="2026-05-16T11:52:00Z">
        <w:r w:rsidR="00F67CDE" w:rsidRPr="00257A6C">
          <w:rPr>
            <w:rFonts w:ascii="Arial" w:hAnsi="Arial" w:cs="Arial"/>
          </w:rPr>
          <w:delText>competent</w:delText>
        </w:r>
      </w:del>
      <w:ins w:id="402" w:author="Autor" w:date="2026-05-16T13:52:00Z" w16du:dateUtc="2026-05-16T11:52:00Z">
        <w:r w:rsidRPr="00257A6C">
          <w:rPr>
            <w:rFonts w:ascii="Arial" w:hAnsi="Arial" w:cs="Arial"/>
          </w:rPr>
          <w:t>relevant</w:t>
        </w:r>
      </w:ins>
      <w:r w:rsidRPr="00257A6C">
        <w:rPr>
          <w:rFonts w:ascii="Arial" w:hAnsi="Arial" w:cs="Arial"/>
        </w:rPr>
        <w:t xml:space="preserve"> services </w:t>
      </w:r>
      <w:del w:id="403" w:author="Autor" w:date="2026-05-16T13:52:00Z" w16du:dateUtc="2026-05-16T11:52:00Z">
        <w:r w:rsidR="00F67CDE" w:rsidRPr="00257A6C">
          <w:rPr>
            <w:rFonts w:ascii="Arial" w:hAnsi="Arial" w:cs="Arial"/>
          </w:rPr>
          <w:delText>have</w:delText>
        </w:r>
      </w:del>
      <w:ins w:id="404" w:author="Autor" w:date="2026-05-16T13:52:00Z" w16du:dateUtc="2026-05-16T11:52:00Z">
        <w:r w:rsidRPr="00257A6C">
          <w:rPr>
            <w:rFonts w:ascii="Arial" w:hAnsi="Arial" w:cs="Arial"/>
          </w:rPr>
          <w:t>did</w:t>
        </w:r>
      </w:ins>
      <w:r w:rsidRPr="00257A6C">
        <w:rPr>
          <w:rFonts w:ascii="Arial" w:hAnsi="Arial" w:cs="Arial"/>
        </w:rPr>
        <w:t xml:space="preserve"> not </w:t>
      </w:r>
      <w:del w:id="405" w:author="Autor" w:date="2026-05-16T13:52:00Z" w16du:dateUtc="2026-05-16T11:52:00Z">
        <w:r w:rsidR="00F67CDE" w:rsidRPr="00257A6C">
          <w:rPr>
            <w:rFonts w:ascii="Arial" w:hAnsi="Arial" w:cs="Arial"/>
          </w:rPr>
          <w:delText>included</w:delText>
        </w:r>
      </w:del>
      <w:ins w:id="406" w:author="Autor" w:date="2026-05-16T13:52:00Z" w16du:dateUtc="2026-05-16T11:52:00Z">
        <w:r w:rsidRPr="00257A6C">
          <w:rPr>
            <w:rFonts w:ascii="Arial" w:hAnsi="Arial" w:cs="Arial"/>
          </w:rPr>
          <w:t>include</w:t>
        </w:r>
      </w:ins>
      <w:r w:rsidRPr="00257A6C">
        <w:rPr>
          <w:rFonts w:ascii="Arial" w:hAnsi="Arial" w:cs="Arial"/>
        </w:rPr>
        <w:t xml:space="preserve"> them </w:t>
      </w:r>
      <w:del w:id="407" w:author="Autor" w:date="2026-05-16T13:52:00Z" w16du:dateUtc="2026-05-16T11:52:00Z">
        <w:r w:rsidR="00F67CDE" w:rsidRPr="00257A6C">
          <w:rPr>
            <w:rFonts w:ascii="Arial" w:hAnsi="Arial" w:cs="Arial"/>
          </w:rPr>
          <w:delText>in</w:delText>
        </w:r>
      </w:del>
      <w:ins w:id="408" w:author="Autor" w:date="2026-05-16T13:52:00Z" w16du:dateUtc="2026-05-16T11:52:00Z">
        <w:r w:rsidRPr="00257A6C">
          <w:rPr>
            <w:rFonts w:ascii="Arial" w:hAnsi="Arial" w:cs="Arial"/>
          </w:rPr>
          <w:t>on</w:t>
        </w:r>
      </w:ins>
      <w:r w:rsidRPr="00257A6C">
        <w:rPr>
          <w:rFonts w:ascii="Arial" w:hAnsi="Arial" w:cs="Arial"/>
        </w:rPr>
        <w:t xml:space="preserve"> the agenda</w:t>
      </w:r>
      <w:del w:id="409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 on the grounds that </w:delText>
        </w:r>
      </w:del>
      <w:ins w:id="410" w:author="Autor" w:date="2026-05-16T13:52:00Z" w16du:dateUtc="2026-05-16T11:52:00Z">
        <w:r w:rsidRPr="00257A6C">
          <w:rPr>
            <w:rFonts w:ascii="Arial" w:hAnsi="Arial" w:cs="Arial"/>
          </w:rPr>
          <w:t xml:space="preserve">, as </w:t>
        </w:r>
      </w:ins>
      <w:r w:rsidRPr="00257A6C">
        <w:rPr>
          <w:rFonts w:ascii="Arial" w:hAnsi="Arial" w:cs="Arial"/>
        </w:rPr>
        <w:t xml:space="preserve">they </w:t>
      </w:r>
      <w:ins w:id="411" w:author="Autor" w:date="2026-05-16T13:52:00Z" w16du:dateUtc="2026-05-16T11:52:00Z">
        <w:r w:rsidRPr="00257A6C">
          <w:rPr>
            <w:rFonts w:ascii="Arial" w:hAnsi="Arial" w:cs="Arial"/>
          </w:rPr>
          <w:t xml:space="preserve">believed they </w:t>
        </w:r>
      </w:ins>
      <w:r w:rsidRPr="00257A6C">
        <w:rPr>
          <w:rFonts w:ascii="Arial" w:hAnsi="Arial" w:cs="Arial"/>
        </w:rPr>
        <w:t xml:space="preserve">had </w:t>
      </w:r>
      <w:ins w:id="412" w:author="Autor" w:date="2026-05-16T13:52:00Z" w16du:dateUtc="2026-05-16T11:52:00Z">
        <w:r w:rsidRPr="00257A6C">
          <w:rPr>
            <w:rFonts w:ascii="Arial" w:hAnsi="Arial" w:cs="Arial"/>
          </w:rPr>
          <w:t xml:space="preserve">already </w:t>
        </w:r>
      </w:ins>
      <w:r w:rsidRPr="00257A6C">
        <w:rPr>
          <w:rFonts w:ascii="Arial" w:hAnsi="Arial" w:cs="Arial"/>
        </w:rPr>
        <w:t xml:space="preserve">been answered in a previous </w:t>
      </w:r>
      <w:del w:id="413" w:author="Autor" w:date="2026-05-16T13:52:00Z" w16du:dateUtc="2026-05-16T11:52:00Z">
        <w:r w:rsidR="00F67CDE" w:rsidRPr="00257A6C">
          <w:rPr>
            <w:rFonts w:ascii="Arial" w:hAnsi="Arial" w:cs="Arial"/>
          </w:rPr>
          <w:delText>part-session</w:delText>
        </w:r>
      </w:del>
      <w:ins w:id="414" w:author="Autor" w:date="2026-05-16T13:52:00Z" w16du:dateUtc="2026-05-16T11:52:00Z">
        <w:r w:rsidRPr="00257A6C">
          <w:rPr>
            <w:rFonts w:ascii="Arial" w:hAnsi="Arial" w:cs="Arial"/>
          </w:rPr>
          <w:t>sitting</w:t>
        </w:r>
      </w:ins>
      <w:r w:rsidRPr="00257A6C">
        <w:rPr>
          <w:rFonts w:ascii="Arial" w:hAnsi="Arial" w:cs="Arial"/>
        </w:rPr>
        <w:t>.</w:t>
      </w:r>
    </w:p>
    <w:p w14:paraId="45DB13D3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I would ask that </w:t>
      </w:r>
      <w:del w:id="415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they reconsider, since </w:delText>
        </w:r>
      </w:del>
      <w:r w:rsidRPr="00257A6C">
        <w:rPr>
          <w:rFonts w:ascii="Arial" w:hAnsi="Arial" w:cs="Arial"/>
        </w:rPr>
        <w:t xml:space="preserve">this </w:t>
      </w:r>
      <w:ins w:id="416" w:author="Autor" w:date="2026-05-16T13:52:00Z" w16du:dateUtc="2026-05-16T11:52:00Z">
        <w:r w:rsidRPr="00257A6C">
          <w:rPr>
            <w:rFonts w:ascii="Arial" w:hAnsi="Arial" w:cs="Arial"/>
          </w:rPr>
          <w:t xml:space="preserve">decision be reconsidered, because that </w:t>
        </w:r>
      </w:ins>
      <w:r w:rsidRPr="00257A6C">
        <w:rPr>
          <w:rFonts w:ascii="Arial" w:hAnsi="Arial" w:cs="Arial"/>
        </w:rPr>
        <w:t>is not the case.</w:t>
      </w:r>
    </w:p>
    <w:p w14:paraId="08C8535F" w14:textId="77777777" w:rsidR="00F67CDE" w:rsidRPr="00257A6C" w:rsidRDefault="00D70D2D" w:rsidP="00F67CDE">
      <w:pPr>
        <w:pStyle w:val="NurText"/>
        <w:rPr>
          <w:del w:id="417" w:author="Autor" w:date="2026-05-16T13:52:00Z" w16du:dateUtc="2026-05-16T11:52:00Z"/>
          <w:rFonts w:ascii="Arial" w:hAnsi="Arial" w:cs="Arial"/>
        </w:rPr>
      </w:pPr>
      <w:r w:rsidRPr="00257A6C">
        <w:rPr>
          <w:rFonts w:ascii="Arial" w:hAnsi="Arial" w:cs="Arial"/>
        </w:rPr>
        <w:t xml:space="preserve">The questions answered previously </w:t>
      </w:r>
      <w:del w:id="418" w:author="Autor" w:date="2026-05-16T13:52:00Z" w16du:dateUtc="2026-05-16T11:52:00Z">
        <w:r w:rsidR="00F67CDE" w:rsidRPr="00257A6C">
          <w:rPr>
            <w:rFonts w:ascii="Arial" w:hAnsi="Arial" w:cs="Arial"/>
          </w:rPr>
          <w:delText>referred</w:delText>
        </w:r>
      </w:del>
      <w:ins w:id="419" w:author="Autor" w:date="2026-05-16T13:52:00Z" w16du:dateUtc="2026-05-16T11:52:00Z">
        <w:r w:rsidRPr="00257A6C">
          <w:rPr>
            <w:rFonts w:ascii="Arial" w:hAnsi="Arial" w:cs="Arial"/>
          </w:rPr>
          <w:t>related</w:t>
        </w:r>
      </w:ins>
      <w:r w:rsidRPr="00257A6C">
        <w:rPr>
          <w:rFonts w:ascii="Arial" w:hAnsi="Arial" w:cs="Arial"/>
        </w:rPr>
        <w:t xml:space="preserve"> to Mrs de </w:t>
      </w:r>
      <w:del w:id="420" w:author="Autor" w:date="2026-05-16T13:52:00Z" w16du:dateUtc="2026-05-16T11:52:00Z">
        <w:r w:rsidR="00F67CDE" w:rsidRPr="00257A6C">
          <w:rPr>
            <w:rFonts w:ascii="Arial" w:hAnsi="Arial" w:cs="Arial"/>
          </w:rPr>
          <w:delText>Palacio' s intervention, on another occasion, and</w:delText>
        </w:r>
      </w:del>
      <w:ins w:id="421" w:author="Autor" w:date="2026-05-16T13:52:00Z" w16du:dateUtc="2026-05-16T11:52:00Z">
        <w:r w:rsidRPr="00257A6C">
          <w:rPr>
            <w:rFonts w:ascii="Arial" w:hAnsi="Arial" w:cs="Arial"/>
          </w:rPr>
          <w:t>Palacio’s conduct in a specific matter,</w:t>
        </w:r>
      </w:ins>
      <w:r w:rsidRPr="00257A6C">
        <w:rPr>
          <w:rFonts w:ascii="Arial" w:hAnsi="Arial" w:cs="Arial"/>
        </w:rPr>
        <w:t xml:space="preserve"> not to </w:t>
      </w:r>
      <w:del w:id="422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these comments which appeared in </w:delText>
        </w:r>
      </w:del>
      <w:r w:rsidRPr="00257A6C">
        <w:rPr>
          <w:rFonts w:ascii="Arial" w:hAnsi="Arial" w:cs="Arial"/>
        </w:rPr>
        <w:t xml:space="preserve">the </w:t>
      </w:r>
      <w:del w:id="423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ABC </w:delText>
        </w:r>
      </w:del>
      <w:ins w:id="424" w:author="Autor" w:date="2026-05-16T13:52:00Z" w16du:dateUtc="2026-05-16T11:52:00Z">
        <w:r w:rsidRPr="00257A6C">
          <w:rPr>
            <w:rFonts w:ascii="Arial" w:hAnsi="Arial" w:cs="Arial"/>
          </w:rPr>
          <w:t xml:space="preserve">statements published in the daily </w:t>
        </w:r>
      </w:ins>
      <w:r w:rsidRPr="00257A6C">
        <w:rPr>
          <w:rFonts w:ascii="Arial" w:hAnsi="Arial" w:cs="Arial"/>
        </w:rPr>
        <w:t xml:space="preserve">newspaper </w:t>
      </w:r>
      <w:ins w:id="425" w:author="Autor" w:date="2026-05-16T13:52:00Z" w16du:dateUtc="2026-05-16T11:52:00Z">
        <w:r w:rsidRPr="00257A6C">
          <w:rPr>
            <w:rFonts w:ascii="Arial" w:hAnsi="Arial" w:cs="Arial"/>
          </w:rPr>
          <w:t xml:space="preserve">ABC </w:t>
        </w:r>
      </w:ins>
      <w:r w:rsidRPr="00257A6C">
        <w:rPr>
          <w:rFonts w:ascii="Arial" w:hAnsi="Arial" w:cs="Arial"/>
        </w:rPr>
        <w:t>on 18 November</w:t>
      </w:r>
      <w:del w:id="426" w:author="Autor" w:date="2026-05-16T13:52:00Z" w16du:dateUtc="2026-05-16T11:52:00Z">
        <w:r w:rsidR="00F67CDE" w:rsidRPr="00257A6C">
          <w:rPr>
            <w:rFonts w:ascii="Arial" w:hAnsi="Arial" w:cs="Arial"/>
          </w:rPr>
          <w:delText>.</w:delText>
        </w:r>
      </w:del>
    </w:p>
    <w:p w14:paraId="0094500F" w14:textId="77777777" w:rsidR="00D70D2D" w:rsidRPr="00257A6C" w:rsidRDefault="00F67CDE" w:rsidP="00D70D2D">
      <w:pPr>
        <w:pStyle w:val="NurText"/>
        <w:rPr>
          <w:ins w:id="427" w:author="Autor" w:date="2026-05-16T13:52:00Z" w16du:dateUtc="2026-05-16T11:52:00Z"/>
          <w:rFonts w:ascii="Arial" w:hAnsi="Arial" w:cs="Arial"/>
        </w:rPr>
      </w:pPr>
      <w:del w:id="428" w:author="Autor" w:date="2026-05-16T13:52:00Z" w16du:dateUtc="2026-05-16T11:52:00Z">
        <w:r w:rsidRPr="00257A6C">
          <w:rPr>
            <w:rFonts w:ascii="Arial" w:hAnsi="Arial" w:cs="Arial"/>
          </w:rPr>
          <w:delText>Mr Berenguer Fuster</w:delText>
        </w:r>
      </w:del>
      <w:ins w:id="429" w:author="Autor" w:date="2026-05-16T13:52:00Z" w16du:dateUtc="2026-05-16T11:52:00Z">
        <w:r w:rsidR="00D70D2D" w:rsidRPr="00257A6C">
          <w:rPr>
            <w:rFonts w:ascii="Arial" w:hAnsi="Arial" w:cs="Arial"/>
          </w:rPr>
          <w:t xml:space="preserve"> last year.</w:t>
        </w:r>
      </w:ins>
    </w:p>
    <w:p w14:paraId="54D01116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ins w:id="430" w:author="Autor" w:date="2026-05-16T13:52:00Z" w16du:dateUtc="2026-05-16T11:52:00Z">
        <w:r w:rsidRPr="00257A6C">
          <w:rPr>
            <w:rFonts w:ascii="Arial" w:hAnsi="Arial" w:cs="Arial"/>
          </w:rPr>
          <w:t>My dear colleague</w:t>
        </w:r>
      </w:ins>
      <w:r w:rsidRPr="00257A6C">
        <w:rPr>
          <w:rFonts w:ascii="Arial" w:hAnsi="Arial" w:cs="Arial"/>
        </w:rPr>
        <w:t xml:space="preserve">, we </w:t>
      </w:r>
      <w:del w:id="431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shall check all </w:delText>
        </w:r>
      </w:del>
      <w:ins w:id="432" w:author="Autor" w:date="2026-05-16T13:52:00Z" w16du:dateUtc="2026-05-16T11:52:00Z">
        <w:r w:rsidRPr="00257A6C">
          <w:rPr>
            <w:rFonts w:ascii="Arial" w:hAnsi="Arial" w:cs="Arial"/>
          </w:rPr>
          <w:t xml:space="preserve">will </w:t>
        </w:r>
        <w:proofErr w:type="gramStart"/>
        <w:r w:rsidRPr="00257A6C">
          <w:rPr>
            <w:rFonts w:ascii="Arial" w:hAnsi="Arial" w:cs="Arial"/>
          </w:rPr>
          <w:t>look into</w:t>
        </w:r>
        <w:proofErr w:type="gramEnd"/>
        <w:r w:rsidRPr="00257A6C">
          <w:rPr>
            <w:rFonts w:ascii="Arial" w:hAnsi="Arial" w:cs="Arial"/>
          </w:rPr>
          <w:t xml:space="preserve"> </w:t>
        </w:r>
      </w:ins>
      <w:r w:rsidRPr="00257A6C">
        <w:rPr>
          <w:rFonts w:ascii="Arial" w:hAnsi="Arial" w:cs="Arial"/>
        </w:rPr>
        <w:t>this.</w:t>
      </w:r>
    </w:p>
    <w:p w14:paraId="29706BD2" w14:textId="77777777" w:rsidR="00F67CDE" w:rsidRPr="00257A6C" w:rsidRDefault="00D70D2D" w:rsidP="00F67CDE">
      <w:pPr>
        <w:pStyle w:val="NurText"/>
        <w:rPr>
          <w:del w:id="433" w:author="Autor" w:date="2026-05-16T13:52:00Z" w16du:dateUtc="2026-05-16T11:52:00Z"/>
          <w:rFonts w:ascii="Arial" w:hAnsi="Arial" w:cs="Arial"/>
        </w:rPr>
      </w:pPr>
      <w:ins w:id="434" w:author="Autor" w:date="2026-05-16T13:52:00Z" w16du:dateUtc="2026-05-16T11:52:00Z">
        <w:r w:rsidRPr="00257A6C">
          <w:rPr>
            <w:rFonts w:ascii="Arial" w:hAnsi="Arial" w:cs="Arial"/>
          </w:rPr>
          <w:t xml:space="preserve">However, </w:t>
        </w:r>
      </w:ins>
      <w:r w:rsidRPr="00257A6C">
        <w:rPr>
          <w:rFonts w:ascii="Arial" w:hAnsi="Arial" w:cs="Arial"/>
        </w:rPr>
        <w:t xml:space="preserve">I </w:t>
      </w:r>
      <w:del w:id="435" w:author="Autor" w:date="2026-05-16T13:52:00Z" w16du:dateUtc="2026-05-16T11:52:00Z">
        <w:r w:rsidR="00F67CDE" w:rsidRPr="00257A6C">
          <w:rPr>
            <w:rFonts w:ascii="Arial" w:hAnsi="Arial" w:cs="Arial"/>
          </w:rPr>
          <w:delText>admit</w:delText>
        </w:r>
      </w:del>
      <w:ins w:id="436" w:author="Autor" w:date="2026-05-16T13:52:00Z" w16du:dateUtc="2026-05-16T11:52:00Z">
        <w:r w:rsidRPr="00257A6C">
          <w:rPr>
            <w:rFonts w:ascii="Arial" w:hAnsi="Arial" w:cs="Arial"/>
          </w:rPr>
          <w:t>must tell you</w:t>
        </w:r>
      </w:ins>
      <w:r w:rsidRPr="00257A6C">
        <w:rPr>
          <w:rFonts w:ascii="Arial" w:hAnsi="Arial" w:cs="Arial"/>
        </w:rPr>
        <w:t xml:space="preserve"> that</w:t>
      </w:r>
      <w:del w:id="437" w:author="Autor" w:date="2026-05-16T13:52:00Z" w16du:dateUtc="2026-05-16T11:52:00Z">
        <w:r w:rsidR="00F67CDE" w:rsidRPr="00257A6C">
          <w:rPr>
            <w:rFonts w:ascii="Arial" w:hAnsi="Arial" w:cs="Arial"/>
          </w:rPr>
          <w:delText>, at present,</w:delText>
        </w:r>
      </w:del>
      <w:ins w:id="438" w:author="Autor" w:date="2026-05-16T13:52:00Z" w16du:dateUtc="2026-05-16T11:52:00Z">
        <w:r w:rsidRPr="00257A6C">
          <w:rPr>
            <w:rFonts w:ascii="Arial" w:hAnsi="Arial" w:cs="Arial"/>
          </w:rPr>
          <w:t xml:space="preserve"> I find</w:t>
        </w:r>
      </w:ins>
      <w:r w:rsidRPr="00257A6C">
        <w:rPr>
          <w:rFonts w:ascii="Arial" w:hAnsi="Arial" w:cs="Arial"/>
        </w:rPr>
        <w:t xml:space="preserve"> the </w:t>
      </w:r>
      <w:del w:id="439" w:author="Autor" w:date="2026-05-16T13:52:00Z" w16du:dateUtc="2026-05-16T11:52:00Z">
        <w:r w:rsidR="00F67CDE" w:rsidRPr="00257A6C">
          <w:rPr>
            <w:rFonts w:ascii="Arial" w:hAnsi="Arial" w:cs="Arial"/>
          </w:rPr>
          <w:delText>matter seems to be</w:delText>
        </w:r>
      </w:del>
      <w:ins w:id="440" w:author="Autor" w:date="2026-05-16T13:52:00Z" w16du:dateUtc="2026-05-16T11:52:00Z">
        <w:r w:rsidRPr="00257A6C">
          <w:rPr>
            <w:rFonts w:ascii="Arial" w:hAnsi="Arial" w:cs="Arial"/>
          </w:rPr>
          <w:t>situation</w:t>
        </w:r>
      </w:ins>
      <w:r w:rsidRPr="00257A6C">
        <w:rPr>
          <w:rFonts w:ascii="Arial" w:hAnsi="Arial" w:cs="Arial"/>
        </w:rPr>
        <w:t xml:space="preserve"> somewhat </w:t>
      </w:r>
      <w:del w:id="441" w:author="Autor" w:date="2026-05-16T13:52:00Z" w16du:dateUtc="2026-05-16T11:52:00Z">
        <w:r w:rsidR="00F67CDE" w:rsidRPr="00257A6C">
          <w:rPr>
            <w:rFonts w:ascii="Arial" w:hAnsi="Arial" w:cs="Arial"/>
          </w:rPr>
          <w:delText>confused.</w:delText>
        </w:r>
      </w:del>
    </w:p>
    <w:p w14:paraId="4D2C5754" w14:textId="77777777" w:rsidR="00D70D2D" w:rsidRPr="00257A6C" w:rsidRDefault="00F67CDE" w:rsidP="00D70D2D">
      <w:pPr>
        <w:pStyle w:val="NurText"/>
        <w:rPr>
          <w:ins w:id="442" w:author="Autor" w:date="2026-05-16T13:52:00Z" w16du:dateUtc="2026-05-16T11:52:00Z"/>
          <w:rFonts w:ascii="Arial" w:hAnsi="Arial" w:cs="Arial"/>
        </w:rPr>
      </w:pPr>
      <w:del w:id="443" w:author="Autor" w:date="2026-05-16T13:52:00Z" w16du:dateUtc="2026-05-16T11:52:00Z">
        <w:r w:rsidRPr="00257A6C">
          <w:rPr>
            <w:rFonts w:ascii="Arial" w:hAnsi="Arial" w:cs="Arial"/>
          </w:rPr>
          <w:delText>We shall therefore look into it properly</w:delText>
        </w:r>
      </w:del>
      <w:ins w:id="444" w:author="Autor" w:date="2026-05-16T13:52:00Z" w16du:dateUtc="2026-05-16T11:52:00Z">
        <w:r w:rsidR="00D70D2D" w:rsidRPr="00257A6C">
          <w:rPr>
            <w:rFonts w:ascii="Arial" w:hAnsi="Arial" w:cs="Arial"/>
          </w:rPr>
          <w:t xml:space="preserve">confusing </w:t>
        </w:r>
        <w:proofErr w:type="gramStart"/>
        <w:r w:rsidR="00D70D2D" w:rsidRPr="00257A6C">
          <w:rPr>
            <w:rFonts w:ascii="Arial" w:hAnsi="Arial" w:cs="Arial"/>
          </w:rPr>
          <w:t>at the moment</w:t>
        </w:r>
        <w:proofErr w:type="gramEnd"/>
        <w:r w:rsidR="00D70D2D" w:rsidRPr="00257A6C">
          <w:rPr>
            <w:rFonts w:ascii="Arial" w:hAnsi="Arial" w:cs="Arial"/>
          </w:rPr>
          <w:t>.</w:t>
        </w:r>
      </w:ins>
    </w:p>
    <w:p w14:paraId="391F0AC2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ins w:id="445" w:author="Autor" w:date="2026-05-16T13:52:00Z" w16du:dateUtc="2026-05-16T11:52:00Z">
        <w:r w:rsidRPr="00257A6C">
          <w:rPr>
            <w:rFonts w:ascii="Arial" w:hAnsi="Arial" w:cs="Arial"/>
          </w:rPr>
          <w:t>We will, however, examine this very carefully</w:t>
        </w:r>
      </w:ins>
      <w:r w:rsidRPr="00257A6C">
        <w:rPr>
          <w:rFonts w:ascii="Arial" w:hAnsi="Arial" w:cs="Arial"/>
        </w:rPr>
        <w:t xml:space="preserve"> to ensure that everything is </w:t>
      </w:r>
      <w:del w:id="446" w:author="Autor" w:date="2026-05-16T13:52:00Z" w16du:dateUtc="2026-05-16T11:52:00Z">
        <w:r w:rsidR="00F67CDE" w:rsidRPr="00257A6C">
          <w:rPr>
            <w:rFonts w:ascii="Arial" w:hAnsi="Arial" w:cs="Arial"/>
          </w:rPr>
          <w:delText>as it should be</w:delText>
        </w:r>
      </w:del>
      <w:ins w:id="447" w:author="Autor" w:date="2026-05-16T13:52:00Z" w16du:dateUtc="2026-05-16T11:52:00Z">
        <w:r w:rsidRPr="00257A6C">
          <w:rPr>
            <w:rFonts w:ascii="Arial" w:hAnsi="Arial" w:cs="Arial"/>
          </w:rPr>
          <w:t>in order</w:t>
        </w:r>
      </w:ins>
      <w:r w:rsidRPr="00257A6C">
        <w:rPr>
          <w:rFonts w:ascii="Arial" w:hAnsi="Arial" w:cs="Arial"/>
        </w:rPr>
        <w:t>.</w:t>
      </w:r>
    </w:p>
    <w:p w14:paraId="66A129F3" w14:textId="77777777" w:rsidR="00F67CDE" w:rsidRPr="00257A6C" w:rsidRDefault="00D70D2D" w:rsidP="00F67CDE">
      <w:pPr>
        <w:pStyle w:val="NurText"/>
        <w:rPr>
          <w:del w:id="448" w:author="Autor" w:date="2026-05-16T13:52:00Z" w16du:dateUtc="2026-05-16T11:52:00Z"/>
          <w:rFonts w:ascii="Arial" w:hAnsi="Arial" w:cs="Arial"/>
        </w:rPr>
      </w:pPr>
      <w:r w:rsidRPr="00257A6C">
        <w:rPr>
          <w:rFonts w:ascii="Arial" w:hAnsi="Arial" w:cs="Arial"/>
        </w:rPr>
        <w:t xml:space="preserve">Madam President, I </w:t>
      </w:r>
      <w:del w:id="449" w:author="Autor" w:date="2026-05-16T13:52:00Z" w16du:dateUtc="2026-05-16T11:52:00Z">
        <w:r w:rsidR="00F67CDE" w:rsidRPr="00257A6C">
          <w:rPr>
            <w:rFonts w:ascii="Arial" w:hAnsi="Arial" w:cs="Arial"/>
          </w:rPr>
          <w:delText>should</w:delText>
        </w:r>
      </w:del>
      <w:ins w:id="450" w:author="Autor" w:date="2026-05-16T13:52:00Z" w16du:dateUtc="2026-05-16T11:52:00Z">
        <w:r w:rsidRPr="00257A6C">
          <w:rPr>
            <w:rFonts w:ascii="Arial" w:hAnsi="Arial" w:cs="Arial"/>
          </w:rPr>
          <w:t>would</w:t>
        </w:r>
      </w:ins>
      <w:r w:rsidRPr="00257A6C">
        <w:rPr>
          <w:rFonts w:ascii="Arial" w:hAnsi="Arial" w:cs="Arial"/>
        </w:rPr>
        <w:t xml:space="preserve"> like to know </w:t>
      </w:r>
      <w:del w:id="451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if there </w:delText>
        </w:r>
      </w:del>
      <w:ins w:id="452" w:author="Autor" w:date="2026-05-16T13:52:00Z" w16du:dateUtc="2026-05-16T11:52:00Z">
        <w:r w:rsidRPr="00257A6C">
          <w:rPr>
            <w:rFonts w:ascii="Arial" w:hAnsi="Arial" w:cs="Arial"/>
          </w:rPr>
          <w:t xml:space="preserve">whether Parliament </w:t>
        </w:r>
      </w:ins>
      <w:r w:rsidRPr="00257A6C">
        <w:rPr>
          <w:rFonts w:ascii="Arial" w:hAnsi="Arial" w:cs="Arial"/>
        </w:rPr>
        <w:t xml:space="preserve">will </w:t>
      </w:r>
      <w:del w:id="453" w:author="Autor" w:date="2026-05-16T13:52:00Z" w16du:dateUtc="2026-05-16T11:52:00Z">
        <w:r w:rsidR="00F67CDE" w:rsidRPr="00257A6C">
          <w:rPr>
            <w:rFonts w:ascii="Arial" w:hAnsi="Arial" w:cs="Arial"/>
          </w:rPr>
          <w:delText>be</w:delText>
        </w:r>
      </w:del>
      <w:ins w:id="454" w:author="Autor" w:date="2026-05-16T13:52:00Z" w16du:dateUtc="2026-05-16T11:52:00Z">
        <w:r w:rsidRPr="00257A6C">
          <w:rPr>
            <w:rFonts w:ascii="Arial" w:hAnsi="Arial" w:cs="Arial"/>
          </w:rPr>
          <w:t>send</w:t>
        </w:r>
      </w:ins>
      <w:r w:rsidRPr="00257A6C">
        <w:rPr>
          <w:rFonts w:ascii="Arial" w:hAnsi="Arial" w:cs="Arial"/>
        </w:rPr>
        <w:t xml:space="preserve"> a clear </w:t>
      </w:r>
      <w:del w:id="455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message going out from Parliament </w:delText>
        </w:r>
      </w:del>
      <w:ins w:id="456" w:author="Autor" w:date="2026-05-16T13:52:00Z" w16du:dateUtc="2026-05-16T11:52:00Z">
        <w:r w:rsidRPr="00257A6C">
          <w:rPr>
            <w:rFonts w:ascii="Arial" w:hAnsi="Arial" w:cs="Arial"/>
          </w:rPr>
          <w:t xml:space="preserve">signal </w:t>
        </w:r>
      </w:ins>
      <w:r w:rsidRPr="00257A6C">
        <w:rPr>
          <w:rFonts w:ascii="Arial" w:hAnsi="Arial" w:cs="Arial"/>
        </w:rPr>
        <w:t xml:space="preserve">this week </w:t>
      </w:r>
      <w:del w:id="457" w:author="Autor" w:date="2026-05-16T13:52:00Z" w16du:dateUtc="2026-05-16T11:52:00Z">
        <w:r w:rsidR="00F67CDE" w:rsidRPr="00257A6C">
          <w:rPr>
            <w:rFonts w:ascii="Arial" w:hAnsi="Arial" w:cs="Arial"/>
          </w:rPr>
          <w:delText>about</w:delText>
        </w:r>
      </w:del>
      <w:ins w:id="458" w:author="Autor" w:date="2026-05-16T13:52:00Z" w16du:dateUtc="2026-05-16T11:52:00Z">
        <w:r w:rsidRPr="00257A6C">
          <w:rPr>
            <w:rFonts w:ascii="Arial" w:hAnsi="Arial" w:cs="Arial"/>
          </w:rPr>
          <w:t>of</w:t>
        </w:r>
      </w:ins>
      <w:r w:rsidRPr="00257A6C">
        <w:rPr>
          <w:rFonts w:ascii="Arial" w:hAnsi="Arial" w:cs="Arial"/>
        </w:rPr>
        <w:t xml:space="preserve"> our </w:t>
      </w:r>
      <w:del w:id="459" w:author="Autor" w:date="2026-05-16T13:52:00Z" w16du:dateUtc="2026-05-16T11:52:00Z">
        <w:r w:rsidR="00F67CDE" w:rsidRPr="00257A6C">
          <w:rPr>
            <w:rFonts w:ascii="Arial" w:hAnsi="Arial" w:cs="Arial"/>
          </w:rPr>
          <w:delText>discontent over today's</w:delText>
        </w:r>
      </w:del>
      <w:ins w:id="460" w:author="Autor" w:date="2026-05-16T13:52:00Z" w16du:dateUtc="2026-05-16T11:52:00Z">
        <w:r w:rsidRPr="00257A6C">
          <w:rPr>
            <w:rFonts w:ascii="Arial" w:hAnsi="Arial" w:cs="Arial"/>
          </w:rPr>
          <w:t>dissatisfaction with today’s</w:t>
        </w:r>
      </w:ins>
      <w:r w:rsidRPr="00257A6C">
        <w:rPr>
          <w:rFonts w:ascii="Arial" w:hAnsi="Arial" w:cs="Arial"/>
        </w:rPr>
        <w:t xml:space="preserve"> decision </w:t>
      </w:r>
      <w:del w:id="461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refusing </w:delText>
        </w:r>
      </w:del>
      <w:r w:rsidRPr="00257A6C">
        <w:rPr>
          <w:rFonts w:ascii="Arial" w:hAnsi="Arial" w:cs="Arial"/>
        </w:rPr>
        <w:t xml:space="preserve">to </w:t>
      </w:r>
      <w:del w:id="462" w:author="Autor" w:date="2026-05-16T13:52:00Z" w16du:dateUtc="2026-05-16T11:52:00Z">
        <w:r w:rsidR="00F67CDE" w:rsidRPr="00257A6C">
          <w:rPr>
            <w:rFonts w:ascii="Arial" w:hAnsi="Arial" w:cs="Arial"/>
          </w:rPr>
          <w:delText>renew</w:delText>
        </w:r>
      </w:del>
      <w:ins w:id="463" w:author="Autor" w:date="2026-05-16T13:52:00Z" w16du:dateUtc="2026-05-16T11:52:00Z">
        <w:r w:rsidRPr="00257A6C">
          <w:rPr>
            <w:rFonts w:ascii="Arial" w:hAnsi="Arial" w:cs="Arial"/>
          </w:rPr>
          <w:t>reject an extension of</w:t>
        </w:r>
      </w:ins>
      <w:r w:rsidRPr="00257A6C">
        <w:rPr>
          <w:rFonts w:ascii="Arial" w:hAnsi="Arial" w:cs="Arial"/>
        </w:rPr>
        <w:t xml:space="preserve"> the arms embargo </w:t>
      </w:r>
      <w:del w:id="464" w:author="Autor" w:date="2026-05-16T13:52:00Z" w16du:dateUtc="2026-05-16T11:52:00Z">
        <w:r w:rsidR="00F67CDE" w:rsidRPr="00257A6C">
          <w:rPr>
            <w:rFonts w:ascii="Arial" w:hAnsi="Arial" w:cs="Arial"/>
          </w:rPr>
          <w:delText>on</w:delText>
        </w:r>
      </w:del>
      <w:ins w:id="465" w:author="Autor" w:date="2026-05-16T13:52:00Z" w16du:dateUtc="2026-05-16T11:52:00Z">
        <w:r w:rsidRPr="00257A6C">
          <w:rPr>
            <w:rFonts w:ascii="Arial" w:hAnsi="Arial" w:cs="Arial"/>
          </w:rPr>
          <w:t>against</w:t>
        </w:r>
      </w:ins>
      <w:r w:rsidRPr="00257A6C">
        <w:rPr>
          <w:rFonts w:ascii="Arial" w:hAnsi="Arial" w:cs="Arial"/>
        </w:rPr>
        <w:t xml:space="preserve"> Indonesia, </w:t>
      </w:r>
      <w:del w:id="466" w:author="Autor" w:date="2026-05-16T13:52:00Z" w16du:dateUtc="2026-05-16T11:52:00Z">
        <w:r w:rsidR="00F67CDE" w:rsidRPr="00257A6C">
          <w:rPr>
            <w:rFonts w:ascii="Arial" w:hAnsi="Arial" w:cs="Arial"/>
          </w:rPr>
          <w:delText>considering that</w:delText>
        </w:r>
      </w:del>
      <w:ins w:id="467" w:author="Autor" w:date="2026-05-16T13:52:00Z" w16du:dateUtc="2026-05-16T11:52:00Z">
        <w:r w:rsidRPr="00257A6C">
          <w:rPr>
            <w:rFonts w:ascii="Arial" w:hAnsi="Arial" w:cs="Arial"/>
          </w:rPr>
          <w:t>particularly as</w:t>
        </w:r>
      </w:ins>
      <w:r w:rsidRPr="00257A6C">
        <w:rPr>
          <w:rFonts w:ascii="Arial" w:hAnsi="Arial" w:cs="Arial"/>
        </w:rPr>
        <w:t xml:space="preserve"> the vast majority in this Parliament </w:t>
      </w:r>
      <w:del w:id="468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have endorsed the </w:delText>
        </w:r>
      </w:del>
      <w:ins w:id="469" w:author="Autor" w:date="2026-05-16T13:52:00Z" w16du:dateUtc="2026-05-16T11:52:00Z">
        <w:r w:rsidRPr="00257A6C">
          <w:rPr>
            <w:rFonts w:ascii="Arial" w:hAnsi="Arial" w:cs="Arial"/>
          </w:rPr>
          <w:t xml:space="preserve">has in the past spoken out in favour of the </w:t>
        </w:r>
      </w:ins>
      <w:r w:rsidRPr="00257A6C">
        <w:rPr>
          <w:rFonts w:ascii="Arial" w:hAnsi="Arial" w:cs="Arial"/>
        </w:rPr>
        <w:t xml:space="preserve">arms embargo </w:t>
      </w:r>
      <w:del w:id="470" w:author="Autor" w:date="2026-05-16T13:52:00Z" w16du:dateUtc="2026-05-16T11:52:00Z">
        <w:r w:rsidR="00F67CDE" w:rsidRPr="00257A6C">
          <w:rPr>
            <w:rFonts w:ascii="Arial" w:hAnsi="Arial" w:cs="Arial"/>
          </w:rPr>
          <w:delText>in</w:delText>
        </w:r>
      </w:del>
      <w:ins w:id="471" w:author="Autor" w:date="2026-05-16T13:52:00Z" w16du:dateUtc="2026-05-16T11:52:00Z">
        <w:r w:rsidRPr="00257A6C">
          <w:rPr>
            <w:rFonts w:ascii="Arial" w:hAnsi="Arial" w:cs="Arial"/>
          </w:rPr>
          <w:t>against</w:t>
        </w:r>
      </w:ins>
      <w:r w:rsidRPr="00257A6C">
        <w:rPr>
          <w:rFonts w:ascii="Arial" w:hAnsi="Arial" w:cs="Arial"/>
        </w:rPr>
        <w:t xml:space="preserve"> Indonesia</w:t>
      </w:r>
      <w:del w:id="472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 in the past?</w:delText>
        </w:r>
      </w:del>
    </w:p>
    <w:p w14:paraId="76EC74C3" w14:textId="77777777" w:rsidR="00D70D2D" w:rsidRPr="00257A6C" w:rsidRDefault="00F67CDE" w:rsidP="00D70D2D">
      <w:pPr>
        <w:pStyle w:val="NurText"/>
        <w:rPr>
          <w:ins w:id="473" w:author="Autor" w:date="2026-05-16T13:52:00Z" w16du:dateUtc="2026-05-16T11:52:00Z"/>
          <w:rFonts w:ascii="Arial" w:hAnsi="Arial" w:cs="Arial"/>
        </w:rPr>
      </w:pPr>
      <w:del w:id="474" w:author="Autor" w:date="2026-05-16T13:52:00Z" w16du:dateUtc="2026-05-16T11:52:00Z">
        <w:r w:rsidRPr="00257A6C">
          <w:rPr>
            <w:rFonts w:ascii="Arial" w:hAnsi="Arial" w:cs="Arial"/>
          </w:rPr>
          <w:delText>Today's</w:delText>
        </w:r>
      </w:del>
      <w:ins w:id="475" w:author="Autor" w:date="2026-05-16T13:52:00Z" w16du:dateUtc="2026-05-16T11:52:00Z">
        <w:r w:rsidR="00D70D2D" w:rsidRPr="00257A6C">
          <w:rPr>
            <w:rFonts w:ascii="Arial" w:hAnsi="Arial" w:cs="Arial"/>
          </w:rPr>
          <w:t>.</w:t>
        </w:r>
      </w:ins>
    </w:p>
    <w:p w14:paraId="68485732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ins w:id="476" w:author="Autor" w:date="2026-05-16T13:52:00Z" w16du:dateUtc="2026-05-16T11:52:00Z">
        <w:r w:rsidRPr="00257A6C">
          <w:rPr>
            <w:rFonts w:ascii="Arial" w:hAnsi="Arial" w:cs="Arial"/>
          </w:rPr>
          <w:t>Today’s</w:t>
        </w:r>
      </w:ins>
      <w:r w:rsidRPr="00257A6C">
        <w:rPr>
          <w:rFonts w:ascii="Arial" w:hAnsi="Arial" w:cs="Arial"/>
        </w:rPr>
        <w:t xml:space="preserve"> decision </w:t>
      </w:r>
      <w:del w:id="477" w:author="Autor" w:date="2026-05-16T13:52:00Z" w16du:dateUtc="2026-05-16T11:52:00Z">
        <w:r w:rsidR="00F67CDE" w:rsidRPr="00257A6C">
          <w:rPr>
            <w:rFonts w:ascii="Arial" w:hAnsi="Arial" w:cs="Arial"/>
          </w:rPr>
          <w:delText>not to renew</w:delText>
        </w:r>
      </w:del>
      <w:ins w:id="478" w:author="Autor" w:date="2026-05-16T13:52:00Z" w16du:dateUtc="2026-05-16T11:52:00Z">
        <w:r w:rsidRPr="00257A6C">
          <w:rPr>
            <w:rFonts w:ascii="Arial" w:hAnsi="Arial" w:cs="Arial"/>
          </w:rPr>
          <w:t>against extending</w:t>
        </w:r>
      </w:ins>
      <w:r w:rsidRPr="00257A6C">
        <w:rPr>
          <w:rFonts w:ascii="Arial" w:hAnsi="Arial" w:cs="Arial"/>
        </w:rPr>
        <w:t xml:space="preserve"> the embargo </w:t>
      </w:r>
      <w:del w:id="479" w:author="Autor" w:date="2026-05-16T13:52:00Z" w16du:dateUtc="2026-05-16T11:52:00Z">
        <w:r w:rsidR="00F67CDE" w:rsidRPr="00257A6C">
          <w:rPr>
            <w:rFonts w:ascii="Arial" w:hAnsi="Arial" w:cs="Arial"/>
          </w:rPr>
          <w:delText>is extremely dangerous considering</w:delText>
        </w:r>
      </w:del>
      <w:ins w:id="480" w:author="Autor" w:date="2026-05-16T13:52:00Z" w16du:dateUtc="2026-05-16T11:52:00Z">
        <w:r w:rsidRPr="00257A6C">
          <w:rPr>
            <w:rFonts w:ascii="Arial" w:hAnsi="Arial" w:cs="Arial"/>
          </w:rPr>
          <w:t>poses a very great danger, given</w:t>
        </w:r>
      </w:ins>
      <w:r w:rsidRPr="00257A6C">
        <w:rPr>
          <w:rFonts w:ascii="Arial" w:hAnsi="Arial" w:cs="Arial"/>
        </w:rPr>
        <w:t xml:space="preserve"> the situation there.</w:t>
      </w:r>
    </w:p>
    <w:p w14:paraId="3A460AD5" w14:textId="77777777" w:rsidR="00D70D2D" w:rsidRPr="00257A6C" w:rsidRDefault="00F67CDE" w:rsidP="00D70D2D">
      <w:pPr>
        <w:pStyle w:val="NurText"/>
        <w:rPr>
          <w:rFonts w:ascii="Arial" w:hAnsi="Arial" w:cs="Arial"/>
        </w:rPr>
      </w:pPr>
      <w:del w:id="481" w:author="Autor" w:date="2026-05-16T13:52:00Z" w16du:dateUtc="2026-05-16T11:52:00Z">
        <w:r w:rsidRPr="00257A6C">
          <w:rPr>
            <w:rFonts w:ascii="Arial" w:hAnsi="Arial" w:cs="Arial"/>
          </w:rPr>
          <w:delText xml:space="preserve">So </w:delText>
        </w:r>
      </w:del>
      <w:r w:rsidR="00D70D2D" w:rsidRPr="00257A6C">
        <w:rPr>
          <w:rFonts w:ascii="Arial" w:hAnsi="Arial" w:cs="Arial"/>
        </w:rPr>
        <w:t>Parliament should send a message</w:t>
      </w:r>
      <w:del w:id="482" w:author="Autor" w:date="2026-05-16T13:52:00Z" w16du:dateUtc="2026-05-16T11:52:00Z">
        <w:r w:rsidRPr="00257A6C">
          <w:rPr>
            <w:rFonts w:ascii="Arial" w:hAnsi="Arial" w:cs="Arial"/>
          </w:rPr>
          <w:delText>, since</w:delText>
        </w:r>
      </w:del>
      <w:ins w:id="483" w:author="Autor" w:date="2026-05-16T13:52:00Z" w16du:dateUtc="2026-05-16T11:52:00Z">
        <w:r w:rsidR="00D70D2D" w:rsidRPr="00257A6C">
          <w:rPr>
            <w:rFonts w:ascii="Arial" w:hAnsi="Arial" w:cs="Arial"/>
          </w:rPr>
          <w:t xml:space="preserve"> to</w:t>
        </w:r>
      </w:ins>
      <w:r w:rsidR="00D70D2D" w:rsidRPr="00257A6C">
        <w:rPr>
          <w:rFonts w:ascii="Arial" w:hAnsi="Arial" w:cs="Arial"/>
        </w:rPr>
        <w:t xml:space="preserve"> that </w:t>
      </w:r>
      <w:ins w:id="484" w:author="Autor" w:date="2026-05-16T13:52:00Z" w16du:dateUtc="2026-05-16T11:52:00Z">
        <w:r w:rsidR="00D70D2D" w:rsidRPr="00257A6C">
          <w:rPr>
            <w:rFonts w:ascii="Arial" w:hAnsi="Arial" w:cs="Arial"/>
          </w:rPr>
          <w:t xml:space="preserve">effect, as this </w:t>
        </w:r>
      </w:ins>
      <w:r w:rsidR="00D70D2D" w:rsidRPr="00257A6C">
        <w:rPr>
          <w:rFonts w:ascii="Arial" w:hAnsi="Arial" w:cs="Arial"/>
        </w:rPr>
        <w:t xml:space="preserve">is </w:t>
      </w:r>
      <w:ins w:id="485" w:author="Autor" w:date="2026-05-16T13:52:00Z" w16du:dateUtc="2026-05-16T11:52:00Z">
        <w:r w:rsidR="00D70D2D" w:rsidRPr="00257A6C">
          <w:rPr>
            <w:rFonts w:ascii="Arial" w:hAnsi="Arial" w:cs="Arial"/>
          </w:rPr>
          <w:t xml:space="preserve">in line with </w:t>
        </w:r>
      </w:ins>
      <w:r w:rsidR="00D70D2D" w:rsidRPr="00257A6C">
        <w:rPr>
          <w:rFonts w:ascii="Arial" w:hAnsi="Arial" w:cs="Arial"/>
        </w:rPr>
        <w:t xml:space="preserve">the </w:t>
      </w:r>
      <w:del w:id="486" w:author="Autor" w:date="2026-05-16T13:52:00Z" w16du:dateUtc="2026-05-16T11:52:00Z">
        <w:r w:rsidRPr="00257A6C">
          <w:rPr>
            <w:rFonts w:ascii="Arial" w:hAnsi="Arial" w:cs="Arial"/>
          </w:rPr>
          <w:delText>wish</w:delText>
        </w:r>
      </w:del>
      <w:ins w:id="487" w:author="Autor" w:date="2026-05-16T13:52:00Z" w16du:dateUtc="2026-05-16T11:52:00Z">
        <w:r w:rsidR="00D70D2D" w:rsidRPr="00257A6C">
          <w:rPr>
            <w:rFonts w:ascii="Arial" w:hAnsi="Arial" w:cs="Arial"/>
          </w:rPr>
          <w:t>wishes</w:t>
        </w:r>
      </w:ins>
      <w:r w:rsidR="00D70D2D" w:rsidRPr="00257A6C">
        <w:rPr>
          <w:rFonts w:ascii="Arial" w:hAnsi="Arial" w:cs="Arial"/>
        </w:rPr>
        <w:t xml:space="preserve"> of the vast majority.</w:t>
      </w:r>
    </w:p>
    <w:p w14:paraId="3E81012D" w14:textId="77777777" w:rsidR="00F67CDE" w:rsidRPr="00257A6C" w:rsidRDefault="00F67CDE" w:rsidP="00F67CDE">
      <w:pPr>
        <w:pStyle w:val="NurText"/>
        <w:rPr>
          <w:del w:id="488" w:author="Autor" w:date="2026-05-16T13:52:00Z" w16du:dateUtc="2026-05-16T11:52:00Z"/>
          <w:rFonts w:ascii="Arial" w:hAnsi="Arial" w:cs="Arial"/>
        </w:rPr>
      </w:pPr>
      <w:del w:id="489" w:author="Autor" w:date="2026-05-16T13:52:00Z" w16du:dateUtc="2026-05-16T11:52:00Z">
        <w:r w:rsidRPr="00257A6C">
          <w:rPr>
            <w:rFonts w:ascii="Arial" w:hAnsi="Arial" w:cs="Arial"/>
          </w:rPr>
          <w:delText xml:space="preserve">It is </w:delText>
        </w:r>
      </w:del>
      <w:ins w:id="490" w:author="Autor" w:date="2026-05-16T13:52:00Z" w16du:dateUtc="2026-05-16T11:52:00Z">
        <w:r w:rsidR="00D70D2D" w:rsidRPr="00257A6C">
          <w:rPr>
            <w:rFonts w:ascii="Arial" w:hAnsi="Arial" w:cs="Arial"/>
          </w:rPr>
          <w:t xml:space="preserve">The EU Member States’ refusal to extend the embargo is </w:t>
        </w:r>
      </w:ins>
      <w:r w:rsidR="00D70D2D" w:rsidRPr="00257A6C">
        <w:rPr>
          <w:rFonts w:ascii="Arial" w:hAnsi="Arial" w:cs="Arial"/>
        </w:rPr>
        <w:t>irresponsible</w:t>
      </w:r>
      <w:del w:id="491" w:author="Autor" w:date="2026-05-16T13:52:00Z" w16du:dateUtc="2026-05-16T11:52:00Z">
        <w:r w:rsidRPr="00257A6C">
          <w:rPr>
            <w:rFonts w:ascii="Arial" w:hAnsi="Arial" w:cs="Arial"/>
          </w:rPr>
          <w:delText xml:space="preserve"> of EU Member States to refuse to renew the embargo.</w:delText>
        </w:r>
      </w:del>
    </w:p>
    <w:p w14:paraId="2C1A55E9" w14:textId="77777777" w:rsidR="00D70D2D" w:rsidRPr="00257A6C" w:rsidRDefault="00D70D2D" w:rsidP="00D70D2D">
      <w:pPr>
        <w:pStyle w:val="NurText"/>
        <w:rPr>
          <w:ins w:id="492" w:author="Autor" w:date="2026-05-16T13:52:00Z" w16du:dateUtc="2026-05-16T11:52:00Z"/>
          <w:rFonts w:ascii="Arial" w:hAnsi="Arial" w:cs="Arial"/>
        </w:rPr>
      </w:pPr>
      <w:ins w:id="493" w:author="Autor" w:date="2026-05-16T13:52:00Z" w16du:dateUtc="2026-05-16T11:52:00Z">
        <w:r w:rsidRPr="00257A6C">
          <w:rPr>
            <w:rFonts w:ascii="Arial" w:hAnsi="Arial" w:cs="Arial"/>
          </w:rPr>
          <w:t>.</w:t>
        </w:r>
      </w:ins>
    </w:p>
    <w:p w14:paraId="095E9EE5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As </w:t>
      </w:r>
      <w:del w:id="494" w:author="Autor" w:date="2026-05-16T13:52:00Z" w16du:dateUtc="2026-05-16T11:52:00Z">
        <w:r w:rsidR="00F67CDE" w:rsidRPr="00257A6C">
          <w:rPr>
            <w:rFonts w:ascii="Arial" w:hAnsi="Arial" w:cs="Arial"/>
          </w:rPr>
          <w:delText>people have said</w:delText>
        </w:r>
      </w:del>
      <w:ins w:id="495" w:author="Autor" w:date="2026-05-16T13:52:00Z" w16du:dateUtc="2026-05-16T11:52:00Z">
        <w:r w:rsidRPr="00257A6C">
          <w:rPr>
            <w:rFonts w:ascii="Arial" w:hAnsi="Arial" w:cs="Arial"/>
          </w:rPr>
          <w:t>has already been noted</w:t>
        </w:r>
      </w:ins>
      <w:r w:rsidRPr="00257A6C">
        <w:rPr>
          <w:rFonts w:ascii="Arial" w:hAnsi="Arial" w:cs="Arial"/>
        </w:rPr>
        <w:t xml:space="preserve">, the situation </w:t>
      </w:r>
      <w:del w:id="496" w:author="Autor" w:date="2026-05-16T13:52:00Z" w16du:dateUtc="2026-05-16T11:52:00Z">
        <w:r w:rsidR="00F67CDE" w:rsidRPr="00257A6C">
          <w:rPr>
            <w:rFonts w:ascii="Arial" w:hAnsi="Arial" w:cs="Arial"/>
          </w:rPr>
          <w:delText>there</w:delText>
        </w:r>
      </w:del>
      <w:ins w:id="497" w:author="Autor" w:date="2026-05-16T13:52:00Z" w16du:dateUtc="2026-05-16T11:52:00Z">
        <w:r w:rsidRPr="00257A6C">
          <w:rPr>
            <w:rFonts w:ascii="Arial" w:hAnsi="Arial" w:cs="Arial"/>
          </w:rPr>
          <w:t>in Indonesia</w:t>
        </w:r>
      </w:ins>
      <w:r w:rsidRPr="00257A6C">
        <w:rPr>
          <w:rFonts w:ascii="Arial" w:hAnsi="Arial" w:cs="Arial"/>
        </w:rPr>
        <w:t xml:space="preserve"> is extremely </w:t>
      </w:r>
      <w:del w:id="498" w:author="Autor" w:date="2026-05-16T13:52:00Z" w16du:dateUtc="2026-05-16T11:52:00Z">
        <w:r w:rsidR="00F67CDE" w:rsidRPr="00257A6C">
          <w:rPr>
            <w:rFonts w:ascii="Arial" w:hAnsi="Arial" w:cs="Arial"/>
          </w:rPr>
          <w:delText>volatile</w:delText>
        </w:r>
      </w:del>
      <w:ins w:id="499" w:author="Autor" w:date="2026-05-16T13:52:00Z" w16du:dateUtc="2026-05-16T11:52:00Z">
        <w:r w:rsidRPr="00257A6C">
          <w:rPr>
            <w:rFonts w:ascii="Arial" w:hAnsi="Arial" w:cs="Arial"/>
          </w:rPr>
          <w:t>unstable</w:t>
        </w:r>
      </w:ins>
      <w:r w:rsidRPr="00257A6C">
        <w:rPr>
          <w:rFonts w:ascii="Arial" w:hAnsi="Arial" w:cs="Arial"/>
        </w:rPr>
        <w:t>.</w:t>
      </w:r>
    </w:p>
    <w:p w14:paraId="0E02631A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>There is</w:t>
      </w:r>
      <w:del w:id="500" w:author="Autor" w:date="2026-05-16T13:52:00Z" w16du:dateUtc="2026-05-16T11:52:00Z">
        <w:r w:rsidR="00F67CDE" w:rsidRPr="00257A6C">
          <w:rPr>
            <w:rFonts w:ascii="Arial" w:hAnsi="Arial" w:cs="Arial"/>
          </w:rPr>
          <w:delText>, in fact,</w:delText>
        </w:r>
      </w:del>
      <w:ins w:id="501" w:author="Autor" w:date="2026-05-16T13:52:00Z" w16du:dateUtc="2026-05-16T11:52:00Z">
        <w:r w:rsidRPr="00257A6C">
          <w:rPr>
            <w:rFonts w:ascii="Arial" w:hAnsi="Arial" w:cs="Arial"/>
          </w:rPr>
          <w:t xml:space="preserve"> even</w:t>
        </w:r>
      </w:ins>
      <w:r w:rsidRPr="00257A6C">
        <w:rPr>
          <w:rFonts w:ascii="Arial" w:hAnsi="Arial" w:cs="Arial"/>
        </w:rPr>
        <w:t xml:space="preserve"> a risk of a military coup</w:t>
      </w:r>
      <w:del w:id="502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 in the future</w:delText>
        </w:r>
      </w:del>
      <w:r w:rsidRPr="00257A6C">
        <w:rPr>
          <w:rFonts w:ascii="Arial" w:hAnsi="Arial" w:cs="Arial"/>
        </w:rPr>
        <w:t>.</w:t>
      </w:r>
    </w:p>
    <w:p w14:paraId="0CA0A0DC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We do not know what </w:t>
      </w:r>
      <w:del w:id="503" w:author="Autor" w:date="2026-05-16T13:52:00Z" w16du:dateUtc="2026-05-16T11:52:00Z">
        <w:r w:rsidR="00F67CDE" w:rsidRPr="00257A6C">
          <w:rPr>
            <w:rFonts w:ascii="Arial" w:hAnsi="Arial" w:cs="Arial"/>
          </w:rPr>
          <w:delText>is happening</w:delText>
        </w:r>
      </w:del>
      <w:ins w:id="504" w:author="Autor" w:date="2026-05-16T13:52:00Z" w16du:dateUtc="2026-05-16T11:52:00Z">
        <w:r w:rsidRPr="00257A6C">
          <w:rPr>
            <w:rFonts w:ascii="Arial" w:hAnsi="Arial" w:cs="Arial"/>
          </w:rPr>
          <w:t>will happen</w:t>
        </w:r>
      </w:ins>
      <w:r w:rsidRPr="00257A6C">
        <w:rPr>
          <w:rFonts w:ascii="Arial" w:hAnsi="Arial" w:cs="Arial"/>
        </w:rPr>
        <w:t>.</w:t>
      </w:r>
    </w:p>
    <w:p w14:paraId="0947C52F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So why should </w:t>
      </w:r>
      <w:del w:id="505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EU </w:delText>
        </w:r>
      </w:del>
      <w:r w:rsidRPr="00257A6C">
        <w:rPr>
          <w:rFonts w:ascii="Arial" w:hAnsi="Arial" w:cs="Arial"/>
        </w:rPr>
        <w:t xml:space="preserve">arms </w:t>
      </w:r>
      <w:del w:id="506" w:author="Autor" w:date="2026-05-16T13:52:00Z" w16du:dateUtc="2026-05-16T11:52:00Z">
        <w:r w:rsidR="00F67CDE" w:rsidRPr="00257A6C">
          <w:rPr>
            <w:rFonts w:ascii="Arial" w:hAnsi="Arial" w:cs="Arial"/>
          </w:rPr>
          <w:delText>producers profit</w:delText>
        </w:r>
      </w:del>
      <w:ins w:id="507" w:author="Autor" w:date="2026-05-16T13:52:00Z" w16du:dateUtc="2026-05-16T11:52:00Z">
        <w:r w:rsidRPr="00257A6C">
          <w:rPr>
            <w:rFonts w:ascii="Arial" w:hAnsi="Arial" w:cs="Arial"/>
          </w:rPr>
          <w:t>manufacturers in the EU be raking in profits</w:t>
        </w:r>
      </w:ins>
      <w:r w:rsidRPr="00257A6C">
        <w:rPr>
          <w:rFonts w:ascii="Arial" w:hAnsi="Arial" w:cs="Arial"/>
        </w:rPr>
        <w:t xml:space="preserve"> at the expense of innocent people?</w:t>
      </w:r>
    </w:p>
    <w:p w14:paraId="488FE6F7" w14:textId="77777777" w:rsidR="00F67CDE" w:rsidRPr="00257A6C" w:rsidRDefault="00F67CDE" w:rsidP="00F67CDE">
      <w:pPr>
        <w:pStyle w:val="NurText"/>
        <w:rPr>
          <w:del w:id="508" w:author="Autor" w:date="2026-05-16T13:52:00Z" w16du:dateUtc="2026-05-16T11:52:00Z"/>
          <w:rFonts w:ascii="Arial" w:hAnsi="Arial" w:cs="Arial"/>
        </w:rPr>
      </w:pPr>
      <w:del w:id="509" w:author="Autor" w:date="2026-05-16T13:52:00Z" w16du:dateUtc="2026-05-16T11:52:00Z">
        <w:r w:rsidRPr="00257A6C">
          <w:rPr>
            <w:rFonts w:ascii="Arial" w:hAnsi="Arial" w:cs="Arial"/>
          </w:rPr>
          <w:delText>In any event, this question is not presently included among the requests</w:delText>
        </w:r>
      </w:del>
      <w:ins w:id="510" w:author="Autor" w:date="2026-05-16T13:52:00Z" w16du:dateUtc="2026-05-16T11:52:00Z">
        <w:r w:rsidR="00D70D2D" w:rsidRPr="00257A6C">
          <w:rPr>
            <w:rFonts w:ascii="Arial" w:hAnsi="Arial" w:cs="Arial"/>
          </w:rPr>
          <w:t>This item is not currently scheduled</w:t>
        </w:r>
      </w:ins>
      <w:r w:rsidR="00D70D2D" w:rsidRPr="00257A6C">
        <w:rPr>
          <w:rFonts w:ascii="Arial" w:hAnsi="Arial" w:cs="Arial"/>
        </w:rPr>
        <w:t xml:space="preserve"> for </w:t>
      </w:r>
      <w:del w:id="511" w:author="Autor" w:date="2026-05-16T13:52:00Z" w16du:dateUtc="2026-05-16T11:52:00Z">
        <w:r w:rsidRPr="00257A6C">
          <w:rPr>
            <w:rFonts w:ascii="Arial" w:hAnsi="Arial" w:cs="Arial"/>
          </w:rPr>
          <w:delText>topical and</w:delText>
        </w:r>
      </w:del>
      <w:ins w:id="512" w:author="Autor" w:date="2026-05-16T13:52:00Z" w16du:dateUtc="2026-05-16T11:52:00Z">
        <w:r w:rsidR="00D70D2D" w:rsidRPr="00257A6C">
          <w:rPr>
            <w:rFonts w:ascii="Arial" w:hAnsi="Arial" w:cs="Arial"/>
          </w:rPr>
          <w:t>Thursday’s</w:t>
        </w:r>
      </w:ins>
      <w:r w:rsidR="00D70D2D" w:rsidRPr="00257A6C">
        <w:rPr>
          <w:rFonts w:ascii="Arial" w:hAnsi="Arial" w:cs="Arial"/>
        </w:rPr>
        <w:t xml:space="preserve"> urgent debate</w:t>
      </w:r>
      <w:del w:id="513" w:author="Autor" w:date="2026-05-16T13:52:00Z" w16du:dateUtc="2026-05-16T11:52:00Z">
        <w:r w:rsidRPr="00257A6C">
          <w:rPr>
            <w:rFonts w:ascii="Arial" w:hAnsi="Arial" w:cs="Arial"/>
          </w:rPr>
          <w:delText xml:space="preserve"> on Thursday.</w:delText>
        </w:r>
      </w:del>
    </w:p>
    <w:p w14:paraId="21644476" w14:textId="77777777" w:rsidR="00D70D2D" w:rsidRPr="00257A6C" w:rsidRDefault="00F67CDE" w:rsidP="00D70D2D">
      <w:pPr>
        <w:pStyle w:val="NurText"/>
        <w:rPr>
          <w:ins w:id="514" w:author="Autor" w:date="2026-05-16T13:52:00Z" w16du:dateUtc="2026-05-16T11:52:00Z"/>
          <w:rFonts w:ascii="Arial" w:hAnsi="Arial" w:cs="Arial"/>
        </w:rPr>
      </w:pPr>
      <w:del w:id="515" w:author="Autor" w:date="2026-05-16T13:52:00Z" w16du:dateUtc="2026-05-16T11:52:00Z">
        <w:r w:rsidRPr="00257A6C">
          <w:rPr>
            <w:rFonts w:ascii="Arial" w:hAnsi="Arial" w:cs="Arial"/>
          </w:rPr>
          <w:lastRenderedPageBreak/>
          <w:delText>Agenda</w:delText>
        </w:r>
      </w:del>
      <w:ins w:id="516" w:author="Autor" w:date="2026-05-16T13:52:00Z" w16du:dateUtc="2026-05-16T11:52:00Z">
        <w:r w:rsidR="00D70D2D" w:rsidRPr="00257A6C">
          <w:rPr>
            <w:rFonts w:ascii="Arial" w:hAnsi="Arial" w:cs="Arial"/>
          </w:rPr>
          <w:t>.</w:t>
        </w:r>
      </w:ins>
    </w:p>
    <w:p w14:paraId="1EA33909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ins w:id="517" w:author="Autor" w:date="2026-05-16T13:52:00Z" w16du:dateUtc="2026-05-16T11:52:00Z">
        <w:r w:rsidRPr="00257A6C">
          <w:rPr>
            <w:rFonts w:ascii="Arial" w:hAnsi="Arial" w:cs="Arial"/>
          </w:rPr>
          <w:t>Order of business</w:t>
        </w:r>
      </w:ins>
    </w:p>
    <w:p w14:paraId="76CFE3C2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The next item is the </w:t>
      </w:r>
      <w:del w:id="518" w:author="Autor" w:date="2026-05-16T13:52:00Z" w16du:dateUtc="2026-05-16T11:52:00Z">
        <w:r w:rsidR="00F67CDE" w:rsidRPr="00257A6C">
          <w:rPr>
            <w:rFonts w:ascii="Arial" w:hAnsi="Arial" w:cs="Arial"/>
          </w:rPr>
          <w:delText>verification</w:delText>
        </w:r>
      </w:del>
      <w:ins w:id="519" w:author="Autor" w:date="2026-05-16T13:52:00Z" w16du:dateUtc="2026-05-16T11:52:00Z">
        <w:r w:rsidRPr="00257A6C">
          <w:rPr>
            <w:rFonts w:ascii="Arial" w:hAnsi="Arial" w:cs="Arial"/>
          </w:rPr>
          <w:t>consideration</w:t>
        </w:r>
      </w:ins>
      <w:r w:rsidRPr="00257A6C">
        <w:rPr>
          <w:rFonts w:ascii="Arial" w:hAnsi="Arial" w:cs="Arial"/>
        </w:rPr>
        <w:t xml:space="preserve"> of the final </w:t>
      </w:r>
      <w:del w:id="520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version of the </w:delText>
        </w:r>
      </w:del>
      <w:r w:rsidRPr="00257A6C">
        <w:rPr>
          <w:rFonts w:ascii="Arial" w:hAnsi="Arial" w:cs="Arial"/>
        </w:rPr>
        <w:t>draft agenda</w:t>
      </w:r>
      <w:ins w:id="521" w:author="Autor" w:date="2026-05-16T13:52:00Z" w16du:dateUtc="2026-05-16T11:52:00Z">
        <w:r w:rsidRPr="00257A6C">
          <w:rPr>
            <w:rFonts w:ascii="Arial" w:hAnsi="Arial" w:cs="Arial"/>
          </w:rPr>
          <w:t>,</w:t>
        </w:r>
      </w:ins>
      <w:r w:rsidRPr="00257A6C">
        <w:rPr>
          <w:rFonts w:ascii="Arial" w:hAnsi="Arial" w:cs="Arial"/>
        </w:rPr>
        <w:t xml:space="preserve"> as drawn up by the Conference of Presidents </w:t>
      </w:r>
      <w:del w:id="522" w:author="Autor" w:date="2026-05-16T13:52:00Z" w16du:dateUtc="2026-05-16T11:52:00Z">
        <w:r w:rsidR="00F67CDE" w:rsidRPr="00257A6C">
          <w:rPr>
            <w:rFonts w:ascii="Arial" w:hAnsi="Arial" w:cs="Arial"/>
          </w:rPr>
          <w:delText>at its meeting of</w:delText>
        </w:r>
      </w:del>
      <w:ins w:id="523" w:author="Autor" w:date="2026-05-16T13:52:00Z" w16du:dateUtc="2026-05-16T11:52:00Z">
        <w:r w:rsidRPr="00257A6C">
          <w:rPr>
            <w:rFonts w:ascii="Arial" w:hAnsi="Arial" w:cs="Arial"/>
          </w:rPr>
          <w:t>on Thursday</w:t>
        </w:r>
      </w:ins>
      <w:r w:rsidRPr="00257A6C">
        <w:rPr>
          <w:rFonts w:ascii="Arial" w:hAnsi="Arial" w:cs="Arial"/>
        </w:rPr>
        <w:t xml:space="preserve"> 13 January </w:t>
      </w:r>
      <w:del w:id="524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pursuant to </w:delText>
        </w:r>
      </w:del>
      <w:ins w:id="525" w:author="Autor" w:date="2026-05-16T13:52:00Z" w16du:dateUtc="2026-05-16T11:52:00Z">
        <w:r w:rsidRPr="00257A6C">
          <w:rPr>
            <w:rFonts w:ascii="Arial" w:hAnsi="Arial" w:cs="Arial"/>
          </w:rPr>
          <w:t xml:space="preserve">in accordance with </w:t>
        </w:r>
      </w:ins>
      <w:r w:rsidRPr="00257A6C">
        <w:rPr>
          <w:rFonts w:ascii="Arial" w:hAnsi="Arial" w:cs="Arial"/>
        </w:rPr>
        <w:t>Rule 110 of the Rules of Procedure.</w:t>
      </w:r>
    </w:p>
    <w:p w14:paraId="20619359" w14:textId="77777777" w:rsidR="00D70D2D" w:rsidRPr="00257A6C" w:rsidRDefault="00F67CDE" w:rsidP="00D70D2D">
      <w:pPr>
        <w:pStyle w:val="NurText"/>
        <w:rPr>
          <w:rFonts w:ascii="Arial" w:hAnsi="Arial" w:cs="Arial"/>
        </w:rPr>
      </w:pPr>
      <w:del w:id="526" w:author="Autor" w:date="2026-05-16T13:52:00Z" w16du:dateUtc="2026-05-16T11:52:00Z">
        <w:r w:rsidRPr="00257A6C">
          <w:rPr>
            <w:rFonts w:ascii="Arial" w:hAnsi="Arial" w:cs="Arial"/>
          </w:rPr>
          <w:delText>No</w:delText>
        </w:r>
      </w:del>
      <w:ins w:id="527" w:author="Autor" w:date="2026-05-16T13:52:00Z" w16du:dateUtc="2026-05-16T11:52:00Z">
        <w:r w:rsidR="00D70D2D" w:rsidRPr="00257A6C">
          <w:rPr>
            <w:rFonts w:ascii="Arial" w:hAnsi="Arial" w:cs="Arial"/>
          </w:rPr>
          <w:t>There are no</w:t>
        </w:r>
      </w:ins>
      <w:r w:rsidR="00D70D2D" w:rsidRPr="00257A6C">
        <w:rPr>
          <w:rFonts w:ascii="Arial" w:hAnsi="Arial" w:cs="Arial"/>
        </w:rPr>
        <w:t xml:space="preserve"> amendments </w:t>
      </w:r>
      <w:del w:id="528" w:author="Autor" w:date="2026-05-16T13:52:00Z" w16du:dateUtc="2026-05-16T11:52:00Z">
        <w:r w:rsidRPr="00257A6C">
          <w:rPr>
            <w:rFonts w:ascii="Arial" w:hAnsi="Arial" w:cs="Arial"/>
          </w:rPr>
          <w:delText xml:space="preserve">have been proposed relating to </w:delText>
        </w:r>
      </w:del>
      <w:ins w:id="529" w:author="Autor" w:date="2026-05-16T13:52:00Z" w16du:dateUtc="2026-05-16T11:52:00Z">
        <w:r w:rsidR="00D70D2D" w:rsidRPr="00257A6C">
          <w:rPr>
            <w:rFonts w:ascii="Arial" w:hAnsi="Arial" w:cs="Arial"/>
          </w:rPr>
          <w:t xml:space="preserve">for </w:t>
        </w:r>
      </w:ins>
      <w:r w:rsidR="00D70D2D" w:rsidRPr="00257A6C">
        <w:rPr>
          <w:rFonts w:ascii="Arial" w:hAnsi="Arial" w:cs="Arial"/>
        </w:rPr>
        <w:t>Monday and Tuesday.</w:t>
      </w:r>
    </w:p>
    <w:p w14:paraId="5A5E7933" w14:textId="77777777" w:rsidR="00D70D2D" w:rsidRPr="00257A6C" w:rsidRDefault="00F67CDE" w:rsidP="00D70D2D">
      <w:pPr>
        <w:pStyle w:val="NurText"/>
        <w:rPr>
          <w:rFonts w:ascii="Arial" w:hAnsi="Arial" w:cs="Arial"/>
        </w:rPr>
      </w:pPr>
      <w:del w:id="530" w:author="Autor" w:date="2026-05-16T13:52:00Z" w16du:dateUtc="2026-05-16T11:52:00Z">
        <w:r w:rsidRPr="00257A6C">
          <w:rPr>
            <w:rFonts w:ascii="Arial" w:hAnsi="Arial" w:cs="Arial"/>
          </w:rPr>
          <w:delText>Relating to</w:delText>
        </w:r>
      </w:del>
      <w:ins w:id="531" w:author="Autor" w:date="2026-05-16T13:52:00Z" w16du:dateUtc="2026-05-16T11:52:00Z">
        <w:r w:rsidR="00D70D2D" w:rsidRPr="00257A6C">
          <w:rPr>
            <w:rFonts w:ascii="Arial" w:hAnsi="Arial" w:cs="Arial"/>
          </w:rPr>
          <w:t>Regarding</w:t>
        </w:r>
      </w:ins>
      <w:r w:rsidR="00D70D2D" w:rsidRPr="00257A6C">
        <w:rPr>
          <w:rFonts w:ascii="Arial" w:hAnsi="Arial" w:cs="Arial"/>
        </w:rPr>
        <w:t xml:space="preserve"> Wednesday:</w:t>
      </w:r>
    </w:p>
    <w:p w14:paraId="755C7862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The </w:t>
      </w:r>
      <w:ins w:id="532" w:author="Autor" w:date="2026-05-16T13:52:00Z" w16du:dateUtc="2026-05-16T11:52:00Z">
        <w:r w:rsidRPr="00257A6C">
          <w:rPr>
            <w:rFonts w:ascii="Arial" w:hAnsi="Arial" w:cs="Arial"/>
          </w:rPr>
          <w:t xml:space="preserve">Socialist </w:t>
        </w:r>
      </w:ins>
      <w:r w:rsidRPr="00257A6C">
        <w:rPr>
          <w:rFonts w:ascii="Arial" w:hAnsi="Arial" w:cs="Arial"/>
        </w:rPr>
        <w:t xml:space="preserve">Group </w:t>
      </w:r>
      <w:del w:id="533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of the Party of European Socialists requests that a Commission </w:delText>
        </w:r>
      </w:del>
      <w:ins w:id="534" w:author="Autor" w:date="2026-05-16T13:52:00Z" w16du:dateUtc="2026-05-16T11:52:00Z">
        <w:r w:rsidRPr="00257A6C">
          <w:rPr>
            <w:rFonts w:ascii="Arial" w:hAnsi="Arial" w:cs="Arial"/>
          </w:rPr>
          <w:t xml:space="preserve">has requested that a </w:t>
        </w:r>
      </w:ins>
      <w:r w:rsidRPr="00257A6C">
        <w:rPr>
          <w:rFonts w:ascii="Arial" w:hAnsi="Arial" w:cs="Arial"/>
        </w:rPr>
        <w:t xml:space="preserve">statement </w:t>
      </w:r>
      <w:del w:id="535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be included </w:delText>
        </w:r>
      </w:del>
      <w:ins w:id="536" w:author="Autor" w:date="2026-05-16T13:52:00Z" w16du:dateUtc="2026-05-16T11:52:00Z">
        <w:r w:rsidRPr="00257A6C">
          <w:rPr>
            <w:rFonts w:ascii="Arial" w:hAnsi="Arial" w:cs="Arial"/>
          </w:rPr>
          <w:t xml:space="preserve">by the Commission </w:t>
        </w:r>
      </w:ins>
      <w:r w:rsidRPr="00257A6C">
        <w:rPr>
          <w:rFonts w:ascii="Arial" w:hAnsi="Arial" w:cs="Arial"/>
        </w:rPr>
        <w:t xml:space="preserve">on its strategic objectives for the next five years and on the </w:t>
      </w:r>
      <w:ins w:id="537" w:author="Autor" w:date="2026-05-16T13:52:00Z" w16du:dateUtc="2026-05-16T11:52:00Z">
        <w:r w:rsidRPr="00257A6C">
          <w:rPr>
            <w:rFonts w:ascii="Arial" w:hAnsi="Arial" w:cs="Arial"/>
          </w:rPr>
          <w:t xml:space="preserve">Commission’s </w:t>
        </w:r>
      </w:ins>
      <w:r w:rsidRPr="00257A6C">
        <w:rPr>
          <w:rFonts w:ascii="Arial" w:hAnsi="Arial" w:cs="Arial"/>
        </w:rPr>
        <w:t xml:space="preserve">administrative reform </w:t>
      </w:r>
      <w:del w:id="538" w:author="Autor" w:date="2026-05-16T13:52:00Z" w16du:dateUtc="2026-05-16T11:52:00Z">
        <w:r w:rsidR="00F67CDE" w:rsidRPr="00257A6C">
          <w:rPr>
            <w:rFonts w:ascii="Arial" w:hAnsi="Arial" w:cs="Arial"/>
          </w:rPr>
          <w:delText>of</w:delText>
        </w:r>
      </w:del>
      <w:ins w:id="539" w:author="Autor" w:date="2026-05-16T13:52:00Z" w16du:dateUtc="2026-05-16T11:52:00Z">
        <w:r w:rsidRPr="00257A6C">
          <w:rPr>
            <w:rFonts w:ascii="Arial" w:hAnsi="Arial" w:cs="Arial"/>
          </w:rPr>
          <w:t>be included on</w:t>
        </w:r>
      </w:ins>
      <w:r w:rsidRPr="00257A6C">
        <w:rPr>
          <w:rFonts w:ascii="Arial" w:hAnsi="Arial" w:cs="Arial"/>
        </w:rPr>
        <w:t xml:space="preserve"> the </w:t>
      </w:r>
      <w:del w:id="540" w:author="Autor" w:date="2026-05-16T13:52:00Z" w16du:dateUtc="2026-05-16T11:52:00Z">
        <w:r w:rsidR="00F67CDE" w:rsidRPr="00257A6C">
          <w:rPr>
            <w:rFonts w:ascii="Arial" w:hAnsi="Arial" w:cs="Arial"/>
          </w:rPr>
          <w:delText>Commission</w:delText>
        </w:r>
      </w:del>
      <w:ins w:id="541" w:author="Autor" w:date="2026-05-16T13:52:00Z" w16du:dateUtc="2026-05-16T11:52:00Z">
        <w:r w:rsidRPr="00257A6C">
          <w:rPr>
            <w:rFonts w:ascii="Arial" w:hAnsi="Arial" w:cs="Arial"/>
          </w:rPr>
          <w:t>agenda</w:t>
        </w:r>
      </w:ins>
      <w:r w:rsidRPr="00257A6C">
        <w:rPr>
          <w:rFonts w:ascii="Arial" w:hAnsi="Arial" w:cs="Arial"/>
        </w:rPr>
        <w:t>.</w:t>
      </w:r>
    </w:p>
    <w:p w14:paraId="18B11DCC" w14:textId="77777777" w:rsidR="00F67CDE" w:rsidRPr="00257A6C" w:rsidRDefault="00D70D2D" w:rsidP="00F67CDE">
      <w:pPr>
        <w:pStyle w:val="NurText"/>
        <w:rPr>
          <w:del w:id="542" w:author="Autor" w:date="2026-05-16T13:52:00Z" w16du:dateUtc="2026-05-16T11:52:00Z"/>
          <w:rFonts w:ascii="Arial" w:hAnsi="Arial" w:cs="Arial"/>
        </w:rPr>
      </w:pPr>
      <w:r w:rsidRPr="00257A6C">
        <w:rPr>
          <w:rFonts w:ascii="Arial" w:hAnsi="Arial" w:cs="Arial"/>
        </w:rPr>
        <w:t xml:space="preserve">I would </w:t>
      </w:r>
      <w:del w:id="543" w:author="Autor" w:date="2026-05-16T13:52:00Z" w16du:dateUtc="2026-05-16T11:52:00Z">
        <w:r w:rsidR="00F67CDE" w:rsidRPr="00257A6C">
          <w:rPr>
            <w:rFonts w:ascii="Arial" w:hAnsi="Arial" w:cs="Arial"/>
          </w:rPr>
          <w:delText>like</w:delText>
        </w:r>
      </w:del>
      <w:ins w:id="544" w:author="Autor" w:date="2026-05-16T13:52:00Z" w16du:dateUtc="2026-05-16T11:52:00Z">
        <w:r w:rsidRPr="00257A6C">
          <w:rPr>
            <w:rFonts w:ascii="Arial" w:hAnsi="Arial" w:cs="Arial"/>
          </w:rPr>
          <w:t>ask the proposer,</w:t>
        </w:r>
      </w:ins>
      <w:r w:rsidRPr="00257A6C">
        <w:rPr>
          <w:rFonts w:ascii="Arial" w:hAnsi="Arial" w:cs="Arial"/>
        </w:rPr>
        <w:t xml:space="preserve"> Mr </w:t>
      </w:r>
      <w:proofErr w:type="spellStart"/>
      <w:r w:rsidRPr="00257A6C">
        <w:rPr>
          <w:rFonts w:ascii="Arial" w:hAnsi="Arial" w:cs="Arial"/>
        </w:rPr>
        <w:t>Barón</w:t>
      </w:r>
      <w:proofErr w:type="spellEnd"/>
      <w:r w:rsidRPr="00257A6C">
        <w:rPr>
          <w:rFonts w:ascii="Arial" w:hAnsi="Arial" w:cs="Arial"/>
        </w:rPr>
        <w:t xml:space="preserve"> Crespo, </w:t>
      </w:r>
      <w:del w:id="545" w:author="Autor" w:date="2026-05-16T13:52:00Z" w16du:dateUtc="2026-05-16T11:52:00Z">
        <w:r w:rsidR="00F67CDE" w:rsidRPr="00257A6C">
          <w:rPr>
            <w:rFonts w:ascii="Arial" w:hAnsi="Arial" w:cs="Arial"/>
          </w:rPr>
          <w:delText>who made</w:delText>
        </w:r>
      </w:del>
      <w:ins w:id="546" w:author="Autor" w:date="2026-05-16T13:52:00Z" w16du:dateUtc="2026-05-16T11:52:00Z">
        <w:r w:rsidRPr="00257A6C">
          <w:rPr>
            <w:rFonts w:ascii="Arial" w:hAnsi="Arial" w:cs="Arial"/>
          </w:rPr>
          <w:t>to explain</w:t>
        </w:r>
      </w:ins>
      <w:r w:rsidRPr="00257A6C">
        <w:rPr>
          <w:rFonts w:ascii="Arial" w:hAnsi="Arial" w:cs="Arial"/>
        </w:rPr>
        <w:t xml:space="preserve"> the </w:t>
      </w:r>
      <w:ins w:id="547" w:author="Autor" w:date="2026-05-16T13:52:00Z" w16du:dateUtc="2026-05-16T11:52:00Z">
        <w:r w:rsidRPr="00257A6C">
          <w:rPr>
            <w:rFonts w:ascii="Arial" w:hAnsi="Arial" w:cs="Arial"/>
          </w:rPr>
          <w:t xml:space="preserve">reasons for his </w:t>
        </w:r>
      </w:ins>
      <w:r w:rsidRPr="00257A6C">
        <w:rPr>
          <w:rFonts w:ascii="Arial" w:hAnsi="Arial" w:cs="Arial"/>
        </w:rPr>
        <w:t xml:space="preserve">request, </w:t>
      </w:r>
      <w:del w:id="548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to speak to propose it. That is, </w:delText>
        </w:r>
      </w:del>
      <w:r w:rsidRPr="00257A6C">
        <w:rPr>
          <w:rFonts w:ascii="Arial" w:hAnsi="Arial" w:cs="Arial"/>
        </w:rPr>
        <w:t>if he so wishes</w:t>
      </w:r>
      <w:del w:id="549" w:author="Autor" w:date="2026-05-16T13:52:00Z" w16du:dateUtc="2026-05-16T11:52:00Z">
        <w:r w:rsidR="00F67CDE" w:rsidRPr="00257A6C">
          <w:rPr>
            <w:rFonts w:ascii="Arial" w:hAnsi="Arial" w:cs="Arial"/>
          </w:rPr>
          <w:delText>, of course.</w:delText>
        </w:r>
      </w:del>
    </w:p>
    <w:p w14:paraId="77834627" w14:textId="77777777" w:rsidR="00D70D2D" w:rsidRPr="00257A6C" w:rsidRDefault="00F67CDE" w:rsidP="00D70D2D">
      <w:pPr>
        <w:pStyle w:val="NurText"/>
        <w:rPr>
          <w:ins w:id="550" w:author="Autor" w:date="2026-05-16T13:52:00Z" w16du:dateUtc="2026-05-16T11:52:00Z"/>
          <w:rFonts w:ascii="Arial" w:hAnsi="Arial" w:cs="Arial"/>
        </w:rPr>
      </w:pPr>
      <w:del w:id="551" w:author="Autor" w:date="2026-05-16T13:52:00Z" w16du:dateUtc="2026-05-16T11:52:00Z">
        <w:r w:rsidRPr="00257A6C">
          <w:rPr>
            <w:rFonts w:ascii="Arial" w:hAnsi="Arial" w:cs="Arial"/>
          </w:rPr>
          <w:delText>Then we</w:delText>
        </w:r>
      </w:del>
      <w:ins w:id="552" w:author="Autor" w:date="2026-05-16T13:52:00Z" w16du:dateUtc="2026-05-16T11:52:00Z">
        <w:r w:rsidR="00D70D2D" w:rsidRPr="00257A6C">
          <w:rPr>
            <w:rFonts w:ascii="Arial" w:hAnsi="Arial" w:cs="Arial"/>
          </w:rPr>
          <w:t>.</w:t>
        </w:r>
      </w:ins>
    </w:p>
    <w:p w14:paraId="02273E6F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ins w:id="553" w:author="Autor" w:date="2026-05-16T13:52:00Z" w16du:dateUtc="2026-05-16T11:52:00Z">
        <w:r w:rsidRPr="00257A6C">
          <w:rPr>
            <w:rFonts w:ascii="Arial" w:hAnsi="Arial" w:cs="Arial"/>
          </w:rPr>
          <w:t>We</w:t>
        </w:r>
      </w:ins>
      <w:r w:rsidRPr="00257A6C">
        <w:rPr>
          <w:rFonts w:ascii="Arial" w:hAnsi="Arial" w:cs="Arial"/>
        </w:rPr>
        <w:t xml:space="preserve"> shall </w:t>
      </w:r>
      <w:del w:id="554" w:author="Autor" w:date="2026-05-16T13:52:00Z" w16du:dateUtc="2026-05-16T11:52:00Z">
        <w:r w:rsidR="00F67CDE" w:rsidRPr="00257A6C">
          <w:rPr>
            <w:rFonts w:ascii="Arial" w:hAnsi="Arial" w:cs="Arial"/>
          </w:rPr>
          <w:delText>follow the</w:delText>
        </w:r>
      </w:del>
      <w:ins w:id="555" w:author="Autor" w:date="2026-05-16T13:52:00Z" w16du:dateUtc="2026-05-16T11:52:00Z">
        <w:r w:rsidRPr="00257A6C">
          <w:rPr>
            <w:rFonts w:ascii="Arial" w:hAnsi="Arial" w:cs="Arial"/>
          </w:rPr>
          <w:t>then proceed as</w:t>
        </w:r>
      </w:ins>
      <w:r w:rsidRPr="00257A6C">
        <w:rPr>
          <w:rFonts w:ascii="Arial" w:hAnsi="Arial" w:cs="Arial"/>
        </w:rPr>
        <w:t xml:space="preserve"> usual</w:t>
      </w:r>
      <w:del w:id="556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 procedure, hearing</w:delText>
        </w:r>
      </w:del>
      <w:ins w:id="557" w:author="Autor" w:date="2026-05-16T13:52:00Z" w16du:dateUtc="2026-05-16T11:52:00Z">
        <w:r w:rsidRPr="00257A6C">
          <w:rPr>
            <w:rFonts w:ascii="Arial" w:hAnsi="Arial" w:cs="Arial"/>
          </w:rPr>
          <w:t>:</w:t>
        </w:r>
      </w:ins>
      <w:r w:rsidRPr="00257A6C">
        <w:rPr>
          <w:rFonts w:ascii="Arial" w:hAnsi="Arial" w:cs="Arial"/>
        </w:rPr>
        <w:t xml:space="preserve"> one speaker in favour</w:t>
      </w:r>
      <w:del w:id="558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 and</w:delText>
        </w:r>
      </w:del>
      <w:ins w:id="559" w:author="Autor" w:date="2026-05-16T13:52:00Z" w16du:dateUtc="2026-05-16T11:52:00Z">
        <w:r w:rsidRPr="00257A6C">
          <w:rPr>
            <w:rFonts w:ascii="Arial" w:hAnsi="Arial" w:cs="Arial"/>
          </w:rPr>
          <w:t>,</w:t>
        </w:r>
      </w:ins>
      <w:r w:rsidRPr="00257A6C">
        <w:rPr>
          <w:rFonts w:ascii="Arial" w:hAnsi="Arial" w:cs="Arial"/>
        </w:rPr>
        <w:t xml:space="preserve"> one against.</w:t>
      </w:r>
    </w:p>
    <w:p w14:paraId="3692C9F8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>Madam President</w:t>
      </w:r>
      <w:del w:id="560" w:author="Autor" w:date="2026-05-16T13:52:00Z" w16du:dateUtc="2026-05-16T11:52:00Z">
        <w:r w:rsidR="00F67CDE" w:rsidRPr="00257A6C">
          <w:rPr>
            <w:rFonts w:ascii="Arial" w:hAnsi="Arial" w:cs="Arial"/>
          </w:rPr>
          <w:delText>, the</w:delText>
        </w:r>
      </w:del>
      <w:ins w:id="561" w:author="Autor" w:date="2026-05-16T13:52:00Z" w16du:dateUtc="2026-05-16T11:52:00Z">
        <w:r w:rsidRPr="00257A6C">
          <w:rPr>
            <w:rFonts w:ascii="Arial" w:hAnsi="Arial" w:cs="Arial"/>
          </w:rPr>
          <w:t>! The</w:t>
        </w:r>
      </w:ins>
      <w:r w:rsidRPr="00257A6C">
        <w:rPr>
          <w:rFonts w:ascii="Arial" w:hAnsi="Arial" w:cs="Arial"/>
        </w:rPr>
        <w:t xml:space="preserve"> presentation of the Prodi </w:t>
      </w:r>
      <w:del w:id="562" w:author="Autor" w:date="2026-05-16T13:52:00Z" w16du:dateUtc="2026-05-16T11:52:00Z">
        <w:r w:rsidR="00F67CDE" w:rsidRPr="00257A6C">
          <w:rPr>
            <w:rFonts w:ascii="Arial" w:hAnsi="Arial" w:cs="Arial"/>
          </w:rPr>
          <w:delText>Commission' s</w:delText>
        </w:r>
      </w:del>
      <w:ins w:id="563" w:author="Autor" w:date="2026-05-16T13:52:00Z" w16du:dateUtc="2026-05-16T11:52:00Z">
        <w:r w:rsidRPr="00257A6C">
          <w:rPr>
            <w:rFonts w:ascii="Arial" w:hAnsi="Arial" w:cs="Arial"/>
          </w:rPr>
          <w:t>Commission’s</w:t>
        </w:r>
      </w:ins>
      <w:r w:rsidRPr="00257A6C">
        <w:rPr>
          <w:rFonts w:ascii="Arial" w:hAnsi="Arial" w:cs="Arial"/>
        </w:rPr>
        <w:t xml:space="preserve"> political programme for the </w:t>
      </w:r>
      <w:del w:id="564" w:author="Autor" w:date="2026-05-16T13:52:00Z" w16du:dateUtc="2026-05-16T11:52:00Z">
        <w:r w:rsidR="00F67CDE" w:rsidRPr="00257A6C">
          <w:rPr>
            <w:rFonts w:ascii="Arial" w:hAnsi="Arial" w:cs="Arial"/>
          </w:rPr>
          <w:delText>whole legislature was initially</w:delText>
        </w:r>
      </w:del>
      <w:ins w:id="565" w:author="Autor" w:date="2026-05-16T13:52:00Z" w16du:dateUtc="2026-05-16T11:52:00Z">
        <w:r w:rsidRPr="00257A6C">
          <w:rPr>
            <w:rFonts w:ascii="Arial" w:hAnsi="Arial" w:cs="Arial"/>
          </w:rPr>
          <w:t>entire parliamentary term stemmed from</w:t>
        </w:r>
      </w:ins>
      <w:r w:rsidRPr="00257A6C">
        <w:rPr>
          <w:rFonts w:ascii="Arial" w:hAnsi="Arial" w:cs="Arial"/>
        </w:rPr>
        <w:t xml:space="preserve"> a proposal by the Group of the Party of European Socialists</w:t>
      </w:r>
      <w:ins w:id="566" w:author="Autor" w:date="2026-05-16T13:52:00Z" w16du:dateUtc="2026-05-16T11:52:00Z">
        <w:r w:rsidRPr="00257A6C">
          <w:rPr>
            <w:rFonts w:ascii="Arial" w:hAnsi="Arial" w:cs="Arial"/>
          </w:rPr>
          <w:t>,</w:t>
        </w:r>
      </w:ins>
      <w:r w:rsidRPr="00257A6C">
        <w:rPr>
          <w:rFonts w:ascii="Arial" w:hAnsi="Arial" w:cs="Arial"/>
        </w:rPr>
        <w:t xml:space="preserve"> which </w:t>
      </w:r>
      <w:del w:id="567" w:author="Autor" w:date="2026-05-16T13:52:00Z" w16du:dateUtc="2026-05-16T11:52:00Z">
        <w:r w:rsidR="00F67CDE" w:rsidRPr="00257A6C">
          <w:rPr>
            <w:rFonts w:ascii="Arial" w:hAnsi="Arial" w:cs="Arial"/>
          </w:rPr>
          <w:delText>was unanimously approved by</w:delText>
        </w:r>
      </w:del>
      <w:ins w:id="568" w:author="Autor" w:date="2026-05-16T13:52:00Z" w16du:dateUtc="2026-05-16T11:52:00Z">
        <w:r w:rsidRPr="00257A6C">
          <w:rPr>
            <w:rFonts w:ascii="Arial" w:hAnsi="Arial" w:cs="Arial"/>
          </w:rPr>
          <w:t>received the unanimous approval of</w:t>
        </w:r>
      </w:ins>
      <w:r w:rsidRPr="00257A6C">
        <w:rPr>
          <w:rFonts w:ascii="Arial" w:hAnsi="Arial" w:cs="Arial"/>
        </w:rPr>
        <w:t xml:space="preserve"> the Conference of Presidents in September and </w:t>
      </w:r>
      <w:del w:id="569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which was </w:delText>
        </w:r>
      </w:del>
      <w:r w:rsidRPr="00257A6C">
        <w:rPr>
          <w:rFonts w:ascii="Arial" w:hAnsi="Arial" w:cs="Arial"/>
        </w:rPr>
        <w:t xml:space="preserve">also </w:t>
      </w:r>
      <w:del w:id="570" w:author="Autor" w:date="2026-05-16T13:52:00Z" w16du:dateUtc="2026-05-16T11:52:00Z">
        <w:r w:rsidR="00F67CDE" w:rsidRPr="00257A6C">
          <w:rPr>
            <w:rFonts w:ascii="Arial" w:hAnsi="Arial" w:cs="Arial"/>
          </w:rPr>
          <w:delText>explicitly accepted by</w:delText>
        </w:r>
      </w:del>
      <w:ins w:id="571" w:author="Autor" w:date="2026-05-16T13:52:00Z" w16du:dateUtc="2026-05-16T11:52:00Z">
        <w:r w:rsidRPr="00257A6C">
          <w:rPr>
            <w:rFonts w:ascii="Arial" w:hAnsi="Arial" w:cs="Arial"/>
          </w:rPr>
          <w:t>the express consent of</w:t>
        </w:r>
      </w:ins>
      <w:r w:rsidRPr="00257A6C">
        <w:rPr>
          <w:rFonts w:ascii="Arial" w:hAnsi="Arial" w:cs="Arial"/>
        </w:rPr>
        <w:t xml:space="preserve"> President Prodi, who </w:t>
      </w:r>
      <w:del w:id="572" w:author="Autor" w:date="2026-05-16T13:52:00Z" w16du:dateUtc="2026-05-16T11:52:00Z">
        <w:r w:rsidR="00F67CDE" w:rsidRPr="00257A6C">
          <w:rPr>
            <w:rFonts w:ascii="Arial" w:hAnsi="Arial" w:cs="Arial"/>
          </w:rPr>
          <w:delText>reiterated</w:delText>
        </w:r>
      </w:del>
      <w:ins w:id="573" w:author="Autor" w:date="2026-05-16T13:52:00Z" w16du:dateUtc="2026-05-16T11:52:00Z">
        <w:r w:rsidRPr="00257A6C">
          <w:rPr>
            <w:rFonts w:ascii="Arial" w:hAnsi="Arial" w:cs="Arial"/>
          </w:rPr>
          <w:t>reaffirmed</w:t>
        </w:r>
      </w:ins>
      <w:r w:rsidRPr="00257A6C">
        <w:rPr>
          <w:rFonts w:ascii="Arial" w:hAnsi="Arial" w:cs="Arial"/>
        </w:rPr>
        <w:t xml:space="preserve"> his commitment in his inaugural </w:t>
      </w:r>
      <w:del w:id="574" w:author="Autor" w:date="2026-05-16T13:52:00Z" w16du:dateUtc="2026-05-16T11:52:00Z">
        <w:r w:rsidR="00F67CDE" w:rsidRPr="00257A6C">
          <w:rPr>
            <w:rFonts w:ascii="Arial" w:hAnsi="Arial" w:cs="Arial"/>
          </w:rPr>
          <w:delText>speech</w:delText>
        </w:r>
      </w:del>
      <w:ins w:id="575" w:author="Autor" w:date="2026-05-16T13:52:00Z" w16du:dateUtc="2026-05-16T11:52:00Z">
        <w:r w:rsidRPr="00257A6C">
          <w:rPr>
            <w:rFonts w:ascii="Arial" w:hAnsi="Arial" w:cs="Arial"/>
          </w:rPr>
          <w:t>address</w:t>
        </w:r>
      </w:ins>
      <w:r w:rsidRPr="00257A6C">
        <w:rPr>
          <w:rFonts w:ascii="Arial" w:hAnsi="Arial" w:cs="Arial"/>
        </w:rPr>
        <w:t>.</w:t>
      </w:r>
    </w:p>
    <w:p w14:paraId="385AF7ED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This commitment is </w:t>
      </w:r>
      <w:del w:id="576" w:author="Autor" w:date="2026-05-16T13:52:00Z" w16du:dateUtc="2026-05-16T11:52:00Z">
        <w:r w:rsidR="00F67CDE" w:rsidRPr="00257A6C">
          <w:rPr>
            <w:rFonts w:ascii="Arial" w:hAnsi="Arial" w:cs="Arial"/>
          </w:rPr>
          <w:delText>important because</w:delText>
        </w:r>
      </w:del>
      <w:ins w:id="577" w:author="Autor" w:date="2026-05-16T13:52:00Z" w16du:dateUtc="2026-05-16T11:52:00Z">
        <w:r w:rsidRPr="00257A6C">
          <w:rPr>
            <w:rFonts w:ascii="Arial" w:hAnsi="Arial" w:cs="Arial"/>
          </w:rPr>
          <w:t>significant in that</w:t>
        </w:r>
      </w:ins>
      <w:r w:rsidRPr="00257A6C">
        <w:rPr>
          <w:rFonts w:ascii="Arial" w:hAnsi="Arial" w:cs="Arial"/>
        </w:rPr>
        <w:t xml:space="preserve"> the Commission is </w:t>
      </w:r>
      <w:del w:id="578" w:author="Autor" w:date="2026-05-16T13:52:00Z" w16du:dateUtc="2026-05-16T11:52:00Z">
        <w:r w:rsidR="00F67CDE" w:rsidRPr="00257A6C">
          <w:rPr>
            <w:rFonts w:ascii="Arial" w:hAnsi="Arial" w:cs="Arial"/>
          </w:rPr>
          <w:delText>a body with a monopoly of initiative in accordance with</w:delText>
        </w:r>
      </w:del>
      <w:ins w:id="579" w:author="Autor" w:date="2026-05-16T13:52:00Z" w16du:dateUtc="2026-05-16T11:52:00Z">
        <w:r w:rsidRPr="00257A6C">
          <w:rPr>
            <w:rFonts w:ascii="Arial" w:hAnsi="Arial" w:cs="Arial"/>
          </w:rPr>
          <w:t>an institution which, under</w:t>
        </w:r>
      </w:ins>
      <w:r w:rsidRPr="00257A6C">
        <w:rPr>
          <w:rFonts w:ascii="Arial" w:hAnsi="Arial" w:cs="Arial"/>
        </w:rPr>
        <w:t xml:space="preserve"> the Treaties</w:t>
      </w:r>
      <w:del w:id="580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 and,</w:delText>
        </w:r>
      </w:del>
      <w:ins w:id="581" w:author="Autor" w:date="2026-05-16T13:52:00Z" w16du:dateUtc="2026-05-16T11:52:00Z">
        <w:r w:rsidRPr="00257A6C">
          <w:rPr>
            <w:rFonts w:ascii="Arial" w:hAnsi="Arial" w:cs="Arial"/>
          </w:rPr>
          <w:t>, has the exclusive right of initiative and will</w:t>
        </w:r>
      </w:ins>
      <w:r w:rsidRPr="00257A6C">
        <w:rPr>
          <w:rFonts w:ascii="Arial" w:hAnsi="Arial" w:cs="Arial"/>
        </w:rPr>
        <w:t xml:space="preserve"> therefore</w:t>
      </w:r>
      <w:del w:id="582" w:author="Autor" w:date="2026-05-16T13:52:00Z" w16du:dateUtc="2026-05-16T11:52:00Z">
        <w:r w:rsidR="00F67CDE" w:rsidRPr="00257A6C">
          <w:rPr>
            <w:rFonts w:ascii="Arial" w:hAnsi="Arial" w:cs="Arial"/>
          </w:rPr>
          <w:delText>, basically dictates this Parliament' s</w:delText>
        </w:r>
      </w:del>
      <w:ins w:id="583" w:author="Autor" w:date="2026-05-16T13:52:00Z" w16du:dateUtc="2026-05-16T11:52:00Z">
        <w:r w:rsidRPr="00257A6C">
          <w:rPr>
            <w:rFonts w:ascii="Arial" w:hAnsi="Arial" w:cs="Arial"/>
          </w:rPr>
          <w:t xml:space="preserve"> fundamentally shape the</w:t>
        </w:r>
      </w:ins>
      <w:r w:rsidRPr="00257A6C">
        <w:rPr>
          <w:rFonts w:ascii="Arial" w:hAnsi="Arial" w:cs="Arial"/>
        </w:rPr>
        <w:t xml:space="preserve"> political and legislative activity </w:t>
      </w:r>
      <w:del w:id="584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for </w:delText>
        </w:r>
      </w:del>
      <w:ins w:id="585" w:author="Autor" w:date="2026-05-16T13:52:00Z" w16du:dateUtc="2026-05-16T11:52:00Z">
        <w:r w:rsidRPr="00257A6C">
          <w:rPr>
            <w:rFonts w:ascii="Arial" w:hAnsi="Arial" w:cs="Arial"/>
          </w:rPr>
          <w:t xml:space="preserve">of this Parliament over </w:t>
        </w:r>
      </w:ins>
      <w:r w:rsidRPr="00257A6C">
        <w:rPr>
          <w:rFonts w:ascii="Arial" w:hAnsi="Arial" w:cs="Arial"/>
        </w:rPr>
        <w:t>the next five years.</w:t>
      </w:r>
    </w:p>
    <w:p w14:paraId="14E61EDC" w14:textId="77777777" w:rsidR="00D70D2D" w:rsidRPr="00257A6C" w:rsidRDefault="00D70D2D" w:rsidP="00D70D2D">
      <w:pPr>
        <w:pStyle w:val="NurText"/>
        <w:rPr>
          <w:ins w:id="586" w:author="Autor" w:date="2026-05-16T13:52:00Z" w16du:dateUtc="2026-05-16T11:52:00Z"/>
          <w:rFonts w:ascii="Arial" w:hAnsi="Arial" w:cs="Arial"/>
        </w:rPr>
      </w:pPr>
      <w:r w:rsidRPr="00257A6C">
        <w:rPr>
          <w:rFonts w:ascii="Arial" w:hAnsi="Arial" w:cs="Arial"/>
        </w:rPr>
        <w:t xml:space="preserve">I would also like to </w:t>
      </w:r>
      <w:del w:id="587" w:author="Autor" w:date="2026-05-16T13:52:00Z" w16du:dateUtc="2026-05-16T11:52:00Z">
        <w:r w:rsidR="00F67CDE" w:rsidRPr="00257A6C">
          <w:rPr>
            <w:rFonts w:ascii="Arial" w:hAnsi="Arial" w:cs="Arial"/>
          </w:rPr>
          <w:delText>point out, Madam President,</w:delText>
        </w:r>
      </w:del>
      <w:ins w:id="588" w:author="Autor" w:date="2026-05-16T13:52:00Z" w16du:dateUtc="2026-05-16T11:52:00Z">
        <w:r w:rsidRPr="00257A6C">
          <w:rPr>
            <w:rFonts w:ascii="Arial" w:hAnsi="Arial" w:cs="Arial"/>
          </w:rPr>
          <w:t>recall</w:t>
        </w:r>
      </w:ins>
      <w:r w:rsidRPr="00257A6C">
        <w:rPr>
          <w:rFonts w:ascii="Arial" w:hAnsi="Arial" w:cs="Arial"/>
        </w:rPr>
        <w:t xml:space="preserve"> that</w:t>
      </w:r>
      <w:ins w:id="589" w:author="Autor" w:date="2026-05-16T13:52:00Z" w16du:dateUtc="2026-05-16T11:52:00Z">
        <w:r w:rsidRPr="00257A6C">
          <w:rPr>
            <w:rFonts w:ascii="Arial" w:hAnsi="Arial" w:cs="Arial"/>
          </w:rPr>
          <w:t>, during the previous parliamentary term,</w:t>
        </w:r>
      </w:ins>
      <w:r w:rsidRPr="00257A6C">
        <w:rPr>
          <w:rFonts w:ascii="Arial" w:hAnsi="Arial" w:cs="Arial"/>
        </w:rPr>
        <w:t xml:space="preserve"> this Parliament </w:t>
      </w:r>
      <w:del w:id="590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voted to express </w:delText>
        </w:r>
      </w:del>
      <w:ins w:id="591" w:author="Autor" w:date="2026-05-16T13:52:00Z" w16du:dateUtc="2026-05-16T11:52:00Z">
        <w:r w:rsidRPr="00257A6C">
          <w:rPr>
            <w:rFonts w:ascii="Arial" w:hAnsi="Arial" w:cs="Arial"/>
          </w:rPr>
          <w:t xml:space="preserve">twice expressed </w:t>
        </w:r>
      </w:ins>
      <w:r w:rsidRPr="00257A6C">
        <w:rPr>
          <w:rFonts w:ascii="Arial" w:hAnsi="Arial" w:cs="Arial"/>
        </w:rPr>
        <w:t>its confidence in President Prodi</w:t>
      </w:r>
      <w:ins w:id="592" w:author="Autor" w:date="2026-05-16T13:52:00Z" w16du:dateUtc="2026-05-16T11:52:00Z">
        <w:r w:rsidRPr="00257A6C">
          <w:rPr>
            <w:rFonts w:ascii="Arial" w:hAnsi="Arial" w:cs="Arial"/>
          </w:rPr>
          <w:t>;</w:t>
        </w:r>
      </w:ins>
      <w:r w:rsidRPr="00257A6C">
        <w:rPr>
          <w:rFonts w:ascii="Arial" w:hAnsi="Arial" w:cs="Arial"/>
        </w:rPr>
        <w:t xml:space="preserve"> during </w:t>
      </w:r>
      <w:del w:id="593" w:author="Autor" w:date="2026-05-16T13:52:00Z" w16du:dateUtc="2026-05-16T11:52:00Z">
        <w:r w:rsidR="00F67CDE" w:rsidRPr="00257A6C">
          <w:rPr>
            <w:rFonts w:ascii="Arial" w:hAnsi="Arial" w:cs="Arial"/>
          </w:rPr>
          <w:delText>the previous legislature. It did so again during this legislature,</w:delText>
        </w:r>
      </w:del>
      <w:ins w:id="594" w:author="Autor" w:date="2026-05-16T13:52:00Z" w16du:dateUtc="2026-05-16T11:52:00Z">
        <w:r w:rsidRPr="00257A6C">
          <w:rPr>
            <w:rFonts w:ascii="Arial" w:hAnsi="Arial" w:cs="Arial"/>
          </w:rPr>
          <w:t>this parliamentary term, it expressed its confidence in him again</w:t>
        </w:r>
      </w:ins>
      <w:r w:rsidRPr="00257A6C">
        <w:rPr>
          <w:rFonts w:ascii="Arial" w:hAnsi="Arial" w:cs="Arial"/>
        </w:rPr>
        <w:t xml:space="preserve"> in July, and then, </w:t>
      </w:r>
      <w:ins w:id="595" w:author="Autor" w:date="2026-05-16T13:52:00Z" w16du:dateUtc="2026-05-16T11:52:00Z">
        <w:r w:rsidRPr="00257A6C">
          <w:rPr>
            <w:rFonts w:ascii="Arial" w:hAnsi="Arial" w:cs="Arial"/>
          </w:rPr>
          <w:t xml:space="preserve">once the new Commission was in office, there was another vote of confidence in the Commission as a whole </w:t>
        </w:r>
      </w:ins>
      <w:r w:rsidRPr="00257A6C">
        <w:rPr>
          <w:rFonts w:ascii="Arial" w:hAnsi="Arial" w:cs="Arial"/>
        </w:rPr>
        <w:t>in September</w:t>
      </w:r>
      <w:del w:id="596" w:author="Autor" w:date="2026-05-16T13:52:00Z" w16du:dateUtc="2026-05-16T11:52:00Z">
        <w:r w:rsidR="00F67CDE" w:rsidRPr="00257A6C">
          <w:rPr>
            <w:rFonts w:ascii="Arial" w:hAnsi="Arial" w:cs="Arial"/>
          </w:rPr>
          <w:delText>, it voted once more to approve the whole</w:delText>
        </w:r>
      </w:del>
      <w:ins w:id="597" w:author="Autor" w:date="2026-05-16T13:52:00Z" w16du:dateUtc="2026-05-16T11:52:00Z">
        <w:r w:rsidRPr="00257A6C">
          <w:rPr>
            <w:rFonts w:ascii="Arial" w:hAnsi="Arial" w:cs="Arial"/>
          </w:rPr>
          <w:t>.</w:t>
        </w:r>
      </w:ins>
    </w:p>
    <w:p w14:paraId="4BC12792" w14:textId="77777777" w:rsidR="00F67CDE" w:rsidRPr="00257A6C" w:rsidRDefault="00D70D2D" w:rsidP="00F67CDE">
      <w:pPr>
        <w:pStyle w:val="NurText"/>
        <w:rPr>
          <w:del w:id="598" w:author="Autor" w:date="2026-05-16T13:52:00Z" w16du:dateUtc="2026-05-16T11:52:00Z"/>
          <w:rFonts w:ascii="Arial" w:hAnsi="Arial" w:cs="Arial"/>
        </w:rPr>
      </w:pPr>
      <w:ins w:id="599" w:author="Autor" w:date="2026-05-16T13:52:00Z" w16du:dateUtc="2026-05-16T11:52:00Z">
        <w:r w:rsidRPr="00257A6C">
          <w:rPr>
            <w:rFonts w:ascii="Arial" w:hAnsi="Arial" w:cs="Arial"/>
          </w:rPr>
          <w:t>The</w:t>
        </w:r>
      </w:ins>
      <w:r w:rsidRPr="00257A6C">
        <w:rPr>
          <w:rFonts w:ascii="Arial" w:hAnsi="Arial" w:cs="Arial"/>
        </w:rPr>
        <w:t xml:space="preserve"> Commission</w:t>
      </w:r>
      <w:del w:id="600" w:author="Autor" w:date="2026-05-16T13:52:00Z" w16du:dateUtc="2026-05-16T11:52:00Z">
        <w:r w:rsidR="00F67CDE" w:rsidRPr="00257A6C">
          <w:rPr>
            <w:rFonts w:ascii="Arial" w:hAnsi="Arial" w:cs="Arial"/>
          </w:rPr>
          <w:delText>.</w:delText>
        </w:r>
      </w:del>
    </w:p>
    <w:p w14:paraId="4C17EFB1" w14:textId="77777777" w:rsidR="00F67CDE" w:rsidRPr="00257A6C" w:rsidRDefault="00F67CDE" w:rsidP="00F67CDE">
      <w:pPr>
        <w:pStyle w:val="NurText"/>
        <w:rPr>
          <w:del w:id="601" w:author="Autor" w:date="2026-05-16T13:52:00Z" w16du:dateUtc="2026-05-16T11:52:00Z"/>
          <w:rFonts w:ascii="Arial" w:hAnsi="Arial" w:cs="Arial"/>
        </w:rPr>
      </w:pPr>
      <w:del w:id="602" w:author="Autor" w:date="2026-05-16T13:52:00Z" w16du:dateUtc="2026-05-16T11:52:00Z">
        <w:r w:rsidRPr="00257A6C">
          <w:rPr>
            <w:rFonts w:ascii="Arial" w:hAnsi="Arial" w:cs="Arial"/>
          </w:rPr>
          <w:delText>There</w:delText>
        </w:r>
      </w:del>
      <w:r w:rsidR="00D70D2D" w:rsidRPr="00257A6C">
        <w:rPr>
          <w:rFonts w:ascii="Arial" w:hAnsi="Arial" w:cs="Arial"/>
        </w:rPr>
        <w:t xml:space="preserve"> has therefore </w:t>
      </w:r>
      <w:del w:id="603" w:author="Autor" w:date="2026-05-16T13:52:00Z" w16du:dateUtc="2026-05-16T11:52:00Z">
        <w:r w:rsidRPr="00257A6C">
          <w:rPr>
            <w:rFonts w:ascii="Arial" w:hAnsi="Arial" w:cs="Arial"/>
          </w:rPr>
          <w:delText>been enough</w:delText>
        </w:r>
      </w:del>
      <w:ins w:id="604" w:author="Autor" w:date="2026-05-16T13:52:00Z" w16du:dateUtc="2026-05-16T11:52:00Z">
        <w:r w:rsidR="00D70D2D" w:rsidRPr="00257A6C">
          <w:rPr>
            <w:rFonts w:ascii="Arial" w:hAnsi="Arial" w:cs="Arial"/>
          </w:rPr>
          <w:t>already had sufficient</w:t>
        </w:r>
      </w:ins>
      <w:r w:rsidR="00D70D2D" w:rsidRPr="00257A6C">
        <w:rPr>
          <w:rFonts w:ascii="Arial" w:hAnsi="Arial" w:cs="Arial"/>
        </w:rPr>
        <w:t xml:space="preserve"> time </w:t>
      </w:r>
      <w:del w:id="605" w:author="Autor" w:date="2026-05-16T13:52:00Z" w16du:dateUtc="2026-05-16T11:52:00Z">
        <w:r w:rsidRPr="00257A6C">
          <w:rPr>
            <w:rFonts w:ascii="Arial" w:hAnsi="Arial" w:cs="Arial"/>
          </w:rPr>
          <w:delText xml:space="preserve">for the Commission </w:delText>
        </w:r>
      </w:del>
      <w:r w:rsidR="00D70D2D" w:rsidRPr="00257A6C">
        <w:rPr>
          <w:rFonts w:ascii="Arial" w:hAnsi="Arial" w:cs="Arial"/>
        </w:rPr>
        <w:t xml:space="preserve">to </w:t>
      </w:r>
      <w:del w:id="606" w:author="Autor" w:date="2026-05-16T13:52:00Z" w16du:dateUtc="2026-05-16T11:52:00Z">
        <w:r w:rsidRPr="00257A6C">
          <w:rPr>
            <w:rFonts w:ascii="Arial" w:hAnsi="Arial" w:cs="Arial"/>
          </w:rPr>
          <w:delText>prepare</w:delText>
        </w:r>
      </w:del>
      <w:ins w:id="607" w:author="Autor" w:date="2026-05-16T13:52:00Z" w16du:dateUtc="2026-05-16T11:52:00Z">
        <w:r w:rsidR="00D70D2D" w:rsidRPr="00257A6C">
          <w:rPr>
            <w:rFonts w:ascii="Arial" w:hAnsi="Arial" w:cs="Arial"/>
          </w:rPr>
          <w:t>draw up</w:t>
        </w:r>
      </w:ins>
      <w:r w:rsidR="00D70D2D" w:rsidRPr="00257A6C">
        <w:rPr>
          <w:rFonts w:ascii="Arial" w:hAnsi="Arial" w:cs="Arial"/>
        </w:rPr>
        <w:t xml:space="preserve"> its programme</w:t>
      </w:r>
      <w:ins w:id="608" w:author="Autor" w:date="2026-05-16T13:52:00Z" w16du:dateUtc="2026-05-16T11:52:00Z">
        <w:r w:rsidR="00D70D2D" w:rsidRPr="00257A6C">
          <w:rPr>
            <w:rFonts w:ascii="Arial" w:hAnsi="Arial" w:cs="Arial"/>
          </w:rPr>
          <w:t>,</w:t>
        </w:r>
      </w:ins>
      <w:r w:rsidR="00D70D2D" w:rsidRPr="00257A6C">
        <w:rPr>
          <w:rFonts w:ascii="Arial" w:hAnsi="Arial" w:cs="Arial"/>
        </w:rPr>
        <w:t xml:space="preserve"> and </w:t>
      </w:r>
      <w:del w:id="609" w:author="Autor" w:date="2026-05-16T13:52:00Z" w16du:dateUtc="2026-05-16T11:52:00Z">
        <w:r w:rsidRPr="00257A6C">
          <w:rPr>
            <w:rFonts w:ascii="Arial" w:hAnsi="Arial" w:cs="Arial"/>
          </w:rPr>
          <w:delText>for us</w:delText>
        </w:r>
      </w:del>
      <w:ins w:id="610" w:author="Autor" w:date="2026-05-16T13:52:00Z" w16du:dateUtc="2026-05-16T11:52:00Z">
        <w:r w:rsidR="00D70D2D" w:rsidRPr="00257A6C">
          <w:rPr>
            <w:rFonts w:ascii="Arial" w:hAnsi="Arial" w:cs="Arial"/>
          </w:rPr>
          <w:t>we have had sufficient time</w:t>
        </w:r>
      </w:ins>
      <w:r w:rsidR="00D70D2D" w:rsidRPr="00257A6C">
        <w:rPr>
          <w:rFonts w:ascii="Arial" w:hAnsi="Arial" w:cs="Arial"/>
        </w:rPr>
        <w:t xml:space="preserve"> to </w:t>
      </w:r>
      <w:del w:id="611" w:author="Autor" w:date="2026-05-16T13:52:00Z" w16du:dateUtc="2026-05-16T11:52:00Z">
        <w:r w:rsidRPr="00257A6C">
          <w:rPr>
            <w:rFonts w:ascii="Arial" w:hAnsi="Arial" w:cs="Arial"/>
          </w:rPr>
          <w:delText>become familiar</w:delText>
        </w:r>
      </w:del>
      <w:ins w:id="612" w:author="Autor" w:date="2026-05-16T13:52:00Z" w16du:dateUtc="2026-05-16T11:52:00Z">
        <w:r w:rsidR="00D70D2D" w:rsidRPr="00257A6C">
          <w:rPr>
            <w:rFonts w:ascii="Arial" w:hAnsi="Arial" w:cs="Arial"/>
          </w:rPr>
          <w:t>familiarise ourselves</w:t>
        </w:r>
      </w:ins>
      <w:r w:rsidR="00D70D2D" w:rsidRPr="00257A6C">
        <w:rPr>
          <w:rFonts w:ascii="Arial" w:hAnsi="Arial" w:cs="Arial"/>
        </w:rPr>
        <w:t xml:space="preserve"> with it and explain it to </w:t>
      </w:r>
      <w:del w:id="613" w:author="Autor" w:date="2026-05-16T13:52:00Z" w16du:dateUtc="2026-05-16T11:52:00Z">
        <w:r w:rsidRPr="00257A6C">
          <w:rPr>
            <w:rFonts w:ascii="Arial" w:hAnsi="Arial" w:cs="Arial"/>
          </w:rPr>
          <w:delText>our citizens.</w:delText>
        </w:r>
      </w:del>
    </w:p>
    <w:p w14:paraId="5B3A96A4" w14:textId="77777777" w:rsidR="00D70D2D" w:rsidRPr="00257A6C" w:rsidRDefault="00F67CDE" w:rsidP="00D70D2D">
      <w:pPr>
        <w:pStyle w:val="NurText"/>
        <w:rPr>
          <w:ins w:id="614" w:author="Autor" w:date="2026-05-16T13:52:00Z" w16du:dateUtc="2026-05-16T11:52:00Z"/>
          <w:rFonts w:ascii="Arial" w:hAnsi="Arial" w:cs="Arial"/>
        </w:rPr>
      </w:pPr>
      <w:del w:id="615" w:author="Autor" w:date="2026-05-16T13:52:00Z" w16du:dateUtc="2026-05-16T11:52:00Z">
        <w:r w:rsidRPr="00257A6C">
          <w:rPr>
            <w:rFonts w:ascii="Arial" w:hAnsi="Arial" w:cs="Arial"/>
          </w:rPr>
          <w:delText>To</w:delText>
        </w:r>
      </w:del>
      <w:ins w:id="616" w:author="Autor" w:date="2026-05-16T13:52:00Z" w16du:dateUtc="2026-05-16T11:52:00Z">
        <w:r w:rsidR="00D70D2D" w:rsidRPr="00257A6C">
          <w:rPr>
            <w:rFonts w:ascii="Arial" w:hAnsi="Arial" w:cs="Arial"/>
          </w:rPr>
          <w:t>the public.</w:t>
        </w:r>
      </w:ins>
    </w:p>
    <w:p w14:paraId="71B1FEAC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ins w:id="617" w:author="Autor" w:date="2026-05-16T13:52:00Z" w16du:dateUtc="2026-05-16T11:52:00Z">
        <w:r w:rsidRPr="00257A6C">
          <w:rPr>
            <w:rFonts w:ascii="Arial" w:hAnsi="Arial" w:cs="Arial"/>
          </w:rPr>
          <w:t>In</w:t>
        </w:r>
      </w:ins>
      <w:r w:rsidRPr="00257A6C">
        <w:rPr>
          <w:rFonts w:ascii="Arial" w:hAnsi="Arial" w:cs="Arial"/>
        </w:rPr>
        <w:t xml:space="preserve"> this </w:t>
      </w:r>
      <w:del w:id="618" w:author="Autor" w:date="2026-05-16T13:52:00Z" w16du:dateUtc="2026-05-16T11:52:00Z">
        <w:r w:rsidR="00F67CDE" w:rsidRPr="00257A6C">
          <w:rPr>
            <w:rFonts w:ascii="Arial" w:hAnsi="Arial" w:cs="Arial"/>
          </w:rPr>
          <w:delText>end</w:delText>
        </w:r>
      </w:del>
      <w:ins w:id="619" w:author="Autor" w:date="2026-05-16T13:52:00Z" w16du:dateUtc="2026-05-16T11:52:00Z">
        <w:r w:rsidRPr="00257A6C">
          <w:rPr>
            <w:rFonts w:ascii="Arial" w:hAnsi="Arial" w:cs="Arial"/>
          </w:rPr>
          <w:t>context</w:t>
        </w:r>
      </w:ins>
      <w:r w:rsidRPr="00257A6C">
        <w:rPr>
          <w:rFonts w:ascii="Arial" w:hAnsi="Arial" w:cs="Arial"/>
        </w:rPr>
        <w:t xml:space="preserve">, I would </w:t>
      </w:r>
      <w:del w:id="620" w:author="Autor" w:date="2026-05-16T13:52:00Z" w16du:dateUtc="2026-05-16T11:52:00Z">
        <w:r w:rsidR="00F67CDE" w:rsidRPr="00257A6C">
          <w:rPr>
            <w:rFonts w:ascii="Arial" w:hAnsi="Arial" w:cs="Arial"/>
          </w:rPr>
          <w:delText>like</w:delText>
        </w:r>
      </w:del>
      <w:ins w:id="621" w:author="Autor" w:date="2026-05-16T13:52:00Z" w16du:dateUtc="2026-05-16T11:52:00Z">
        <w:r w:rsidRPr="00257A6C">
          <w:rPr>
            <w:rFonts w:ascii="Arial" w:hAnsi="Arial" w:cs="Arial"/>
          </w:rPr>
          <w:t>refer</w:t>
        </w:r>
      </w:ins>
      <w:r w:rsidRPr="00257A6C">
        <w:rPr>
          <w:rFonts w:ascii="Arial" w:hAnsi="Arial" w:cs="Arial"/>
        </w:rPr>
        <w:t xml:space="preserve"> to</w:t>
      </w:r>
      <w:del w:id="622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 remind you of</w:delText>
        </w:r>
      </w:del>
      <w:r w:rsidRPr="00257A6C">
        <w:rPr>
          <w:rFonts w:ascii="Arial" w:hAnsi="Arial" w:cs="Arial"/>
        </w:rPr>
        <w:t xml:space="preserve"> the resolution of 15 September, which recommended that the proposal be </w:t>
      </w:r>
      <w:del w:id="623" w:author="Autor" w:date="2026-05-16T13:52:00Z" w16du:dateUtc="2026-05-16T11:52:00Z">
        <w:r w:rsidR="00F67CDE" w:rsidRPr="00257A6C">
          <w:rPr>
            <w:rFonts w:ascii="Arial" w:hAnsi="Arial" w:cs="Arial"/>
          </w:rPr>
          <w:delText>presented</w:delText>
        </w:r>
      </w:del>
      <w:ins w:id="624" w:author="Autor" w:date="2026-05-16T13:52:00Z" w16du:dateUtc="2026-05-16T11:52:00Z">
        <w:r w:rsidRPr="00257A6C">
          <w:rPr>
            <w:rFonts w:ascii="Arial" w:hAnsi="Arial" w:cs="Arial"/>
          </w:rPr>
          <w:t>submitted</w:t>
        </w:r>
      </w:ins>
      <w:r w:rsidRPr="00257A6C">
        <w:rPr>
          <w:rFonts w:ascii="Arial" w:hAnsi="Arial" w:cs="Arial"/>
        </w:rPr>
        <w:t xml:space="preserve"> as soon as possible.</w:t>
      </w:r>
    </w:p>
    <w:p w14:paraId="5483F84E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The events of </w:t>
      </w:r>
      <w:del w:id="625" w:author="Autor" w:date="2026-05-16T13:52:00Z" w16du:dateUtc="2026-05-16T11:52:00Z">
        <w:r w:rsidR="00F67CDE" w:rsidRPr="00257A6C">
          <w:rPr>
            <w:rFonts w:ascii="Arial" w:hAnsi="Arial" w:cs="Arial"/>
          </w:rPr>
          <w:delText>last</w:delText>
        </w:r>
      </w:del>
      <w:ins w:id="626" w:author="Autor" w:date="2026-05-16T13:52:00Z" w16du:dateUtc="2026-05-16T11:52:00Z">
        <w:r w:rsidRPr="00257A6C">
          <w:rPr>
            <w:rFonts w:ascii="Arial" w:hAnsi="Arial" w:cs="Arial"/>
          </w:rPr>
          <w:t>the past</w:t>
        </w:r>
      </w:ins>
      <w:r w:rsidRPr="00257A6C">
        <w:rPr>
          <w:rFonts w:ascii="Arial" w:hAnsi="Arial" w:cs="Arial"/>
        </w:rPr>
        <w:t xml:space="preserve"> week </w:t>
      </w:r>
      <w:del w:id="627" w:author="Autor" w:date="2026-05-16T13:52:00Z" w16du:dateUtc="2026-05-16T11:52:00Z">
        <w:r w:rsidR="00F67CDE" w:rsidRPr="00257A6C">
          <w:rPr>
            <w:rFonts w:ascii="Arial" w:hAnsi="Arial" w:cs="Arial"/>
          </w:rPr>
          <w:delText>-</w:delText>
        </w:r>
      </w:del>
      <w:ins w:id="628" w:author="Autor" w:date="2026-05-16T13:52:00Z" w16du:dateUtc="2026-05-16T11:52:00Z">
        <w:r w:rsidRPr="00257A6C">
          <w:rPr>
            <w:rFonts w:ascii="Arial" w:hAnsi="Arial" w:cs="Arial"/>
          </w:rPr>
          <w:t>–</w:t>
        </w:r>
      </w:ins>
      <w:r w:rsidRPr="00257A6C">
        <w:rPr>
          <w:rFonts w:ascii="Arial" w:hAnsi="Arial" w:cs="Arial"/>
        </w:rPr>
        <w:t xml:space="preserve"> which </w:t>
      </w:r>
      <w:del w:id="629" w:author="Autor" w:date="2026-05-16T13:52:00Z" w16du:dateUtc="2026-05-16T11:52:00Z">
        <w:r w:rsidR="00F67CDE" w:rsidRPr="00257A6C">
          <w:rPr>
            <w:rFonts w:ascii="Arial" w:hAnsi="Arial" w:cs="Arial"/>
          </w:rPr>
          <w:delText>originated outside</w:delText>
        </w:r>
      </w:del>
      <w:ins w:id="630" w:author="Autor" w:date="2026-05-16T13:52:00Z" w16du:dateUtc="2026-05-16T11:52:00Z">
        <w:r w:rsidRPr="00257A6C">
          <w:rPr>
            <w:rFonts w:ascii="Arial" w:hAnsi="Arial" w:cs="Arial"/>
          </w:rPr>
          <w:t>began on the fringes of</w:t>
        </w:r>
      </w:ins>
      <w:r w:rsidRPr="00257A6C">
        <w:rPr>
          <w:rFonts w:ascii="Arial" w:hAnsi="Arial" w:cs="Arial"/>
        </w:rPr>
        <w:t xml:space="preserve"> the Conference of Presidents, </w:t>
      </w:r>
      <w:ins w:id="631" w:author="Autor" w:date="2026-05-16T13:52:00Z" w16du:dateUtc="2026-05-16T11:52:00Z">
        <w:r w:rsidRPr="00257A6C">
          <w:rPr>
            <w:rFonts w:ascii="Arial" w:hAnsi="Arial" w:cs="Arial"/>
          </w:rPr>
          <w:t xml:space="preserve">a meeting </w:t>
        </w:r>
      </w:ins>
      <w:r w:rsidRPr="00257A6C">
        <w:rPr>
          <w:rFonts w:ascii="Arial" w:hAnsi="Arial" w:cs="Arial"/>
        </w:rPr>
        <w:t xml:space="preserve">that </w:t>
      </w:r>
      <w:del w:id="632" w:author="Autor" w:date="2026-05-16T13:52:00Z" w16du:dateUtc="2026-05-16T11:52:00Z">
        <w:r w:rsidR="00F67CDE" w:rsidRPr="00257A6C">
          <w:rPr>
            <w:rFonts w:ascii="Arial" w:hAnsi="Arial" w:cs="Arial"/>
          </w:rPr>
          <w:delText>Conference being</w:delText>
        </w:r>
      </w:del>
      <w:ins w:id="633" w:author="Autor" w:date="2026-05-16T13:52:00Z" w16du:dateUtc="2026-05-16T11:52:00Z">
        <w:r w:rsidRPr="00257A6C">
          <w:rPr>
            <w:rFonts w:ascii="Arial" w:hAnsi="Arial" w:cs="Arial"/>
          </w:rPr>
          <w:t>was</w:t>
        </w:r>
      </w:ins>
      <w:r w:rsidRPr="00257A6C">
        <w:rPr>
          <w:rFonts w:ascii="Arial" w:hAnsi="Arial" w:cs="Arial"/>
        </w:rPr>
        <w:t xml:space="preserve"> used </w:t>
      </w:r>
      <w:del w:id="634" w:author="Autor" w:date="2026-05-16T13:52:00Z" w16du:dateUtc="2026-05-16T11:52:00Z">
        <w:r w:rsidR="00F67CDE" w:rsidRPr="00257A6C">
          <w:rPr>
            <w:rFonts w:ascii="Arial" w:hAnsi="Arial" w:cs="Arial"/>
          </w:rPr>
          <w:delText>simply</w:delText>
        </w:r>
      </w:del>
      <w:ins w:id="635" w:author="Autor" w:date="2026-05-16T13:52:00Z" w16du:dateUtc="2026-05-16T11:52:00Z">
        <w:r w:rsidRPr="00257A6C">
          <w:rPr>
            <w:rFonts w:ascii="Arial" w:hAnsi="Arial" w:cs="Arial"/>
          </w:rPr>
          <w:t>merely</w:t>
        </w:r>
      </w:ins>
      <w:r w:rsidRPr="00257A6C">
        <w:rPr>
          <w:rFonts w:ascii="Arial" w:hAnsi="Arial" w:cs="Arial"/>
        </w:rPr>
        <w:t xml:space="preserve"> to </w:t>
      </w:r>
      <w:del w:id="636" w:author="Autor" w:date="2026-05-16T13:52:00Z" w16du:dateUtc="2026-05-16T11:52:00Z">
        <w:r w:rsidR="00F67CDE" w:rsidRPr="00257A6C">
          <w:rPr>
            <w:rFonts w:ascii="Arial" w:hAnsi="Arial" w:cs="Arial"/>
          </w:rPr>
          <w:delText>corroborate</w:delText>
        </w:r>
      </w:del>
      <w:ins w:id="637" w:author="Autor" w:date="2026-05-16T13:52:00Z" w16du:dateUtc="2026-05-16T11:52:00Z">
        <w:r w:rsidRPr="00257A6C">
          <w:rPr>
            <w:rFonts w:ascii="Arial" w:hAnsi="Arial" w:cs="Arial"/>
          </w:rPr>
          <w:t>confirm</w:t>
        </w:r>
      </w:ins>
      <w:r w:rsidRPr="00257A6C">
        <w:rPr>
          <w:rFonts w:ascii="Arial" w:hAnsi="Arial" w:cs="Arial"/>
        </w:rPr>
        <w:t xml:space="preserve"> and ratify decisions taken elsewhere </w:t>
      </w:r>
      <w:del w:id="638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- present us with </w:delText>
        </w:r>
      </w:del>
      <w:ins w:id="639" w:author="Autor" w:date="2026-05-16T13:52:00Z" w16du:dateUtc="2026-05-16T11:52:00Z">
        <w:r w:rsidRPr="00257A6C">
          <w:rPr>
            <w:rFonts w:ascii="Arial" w:hAnsi="Arial" w:cs="Arial"/>
          </w:rPr>
          <w:t xml:space="preserve">– highlight </w:t>
        </w:r>
      </w:ins>
      <w:r w:rsidRPr="00257A6C">
        <w:rPr>
          <w:rFonts w:ascii="Arial" w:hAnsi="Arial" w:cs="Arial"/>
        </w:rPr>
        <w:t>a dilemma</w:t>
      </w:r>
      <w:del w:id="640" w:author="Autor" w:date="2026-05-16T13:52:00Z" w16du:dateUtc="2026-05-16T11:52:00Z">
        <w:r w:rsidR="00F67CDE" w:rsidRPr="00257A6C">
          <w:rPr>
            <w:rFonts w:ascii="Arial" w:hAnsi="Arial" w:cs="Arial"/>
          </w:rPr>
          <w:delText>. Either</w:delText>
        </w:r>
      </w:del>
      <w:ins w:id="641" w:author="Autor" w:date="2026-05-16T13:52:00Z" w16du:dateUtc="2026-05-16T11:52:00Z">
        <w:r w:rsidRPr="00257A6C">
          <w:rPr>
            <w:rFonts w:ascii="Arial" w:hAnsi="Arial" w:cs="Arial"/>
          </w:rPr>
          <w:t>: either</w:t>
        </w:r>
      </w:ins>
      <w:r w:rsidRPr="00257A6C">
        <w:rPr>
          <w:rFonts w:ascii="Arial" w:hAnsi="Arial" w:cs="Arial"/>
        </w:rPr>
        <w:t xml:space="preserve"> the Commission is </w:t>
      </w:r>
      <w:del w:id="642" w:author="Autor" w:date="2026-05-16T13:52:00Z" w16du:dateUtc="2026-05-16T11:52:00Z">
        <w:r w:rsidR="00F67CDE" w:rsidRPr="00257A6C">
          <w:rPr>
            <w:rFonts w:ascii="Arial" w:hAnsi="Arial" w:cs="Arial"/>
          </w:rPr>
          <w:delText>not ready</w:delText>
        </w:r>
      </w:del>
      <w:ins w:id="643" w:author="Autor" w:date="2026-05-16T13:52:00Z" w16du:dateUtc="2026-05-16T11:52:00Z">
        <w:r w:rsidRPr="00257A6C">
          <w:rPr>
            <w:rFonts w:ascii="Arial" w:hAnsi="Arial" w:cs="Arial"/>
          </w:rPr>
          <w:t>unable</w:t>
        </w:r>
      </w:ins>
      <w:r w:rsidRPr="00257A6C">
        <w:rPr>
          <w:rFonts w:ascii="Arial" w:hAnsi="Arial" w:cs="Arial"/>
        </w:rPr>
        <w:t xml:space="preserve"> to present this programme</w:t>
      </w:r>
      <w:del w:id="644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, </w:delText>
        </w:r>
      </w:del>
      <w:ins w:id="645" w:author="Autor" w:date="2026-05-16T13:52:00Z" w16du:dateUtc="2026-05-16T11:52:00Z">
        <w:r w:rsidRPr="00257A6C">
          <w:rPr>
            <w:rFonts w:ascii="Arial" w:hAnsi="Arial" w:cs="Arial"/>
          </w:rPr>
          <w:t xml:space="preserve"> (</w:t>
        </w:r>
      </w:ins>
      <w:r w:rsidRPr="00257A6C">
        <w:rPr>
          <w:rFonts w:ascii="Arial" w:hAnsi="Arial" w:cs="Arial"/>
        </w:rPr>
        <w:t xml:space="preserve">in which case it should </w:t>
      </w:r>
      <w:del w:id="646" w:author="Autor" w:date="2026-05-16T13:52:00Z" w16du:dateUtc="2026-05-16T11:52:00Z">
        <w:r w:rsidR="00F67CDE" w:rsidRPr="00257A6C">
          <w:rPr>
            <w:rFonts w:ascii="Arial" w:hAnsi="Arial" w:cs="Arial"/>
          </w:rPr>
          <w:delText>clarify it</w:delText>
        </w:r>
      </w:del>
      <w:ins w:id="647" w:author="Autor" w:date="2026-05-16T13:52:00Z" w16du:dateUtc="2026-05-16T11:52:00Z">
        <w:r w:rsidRPr="00257A6C">
          <w:rPr>
            <w:rFonts w:ascii="Arial" w:hAnsi="Arial" w:cs="Arial"/>
          </w:rPr>
          <w:t>provide clarification</w:t>
        </w:r>
      </w:ins>
      <w:r w:rsidRPr="00257A6C">
        <w:rPr>
          <w:rFonts w:ascii="Arial" w:hAnsi="Arial" w:cs="Arial"/>
        </w:rPr>
        <w:t>.</w:t>
      </w:r>
    </w:p>
    <w:p w14:paraId="65D9B0DC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According to its President, it is </w:t>
      </w:r>
      <w:del w:id="648" w:author="Autor" w:date="2026-05-16T13:52:00Z" w16du:dateUtc="2026-05-16T11:52:00Z">
        <w:r w:rsidR="00F67CDE" w:rsidRPr="00257A6C">
          <w:rPr>
            <w:rFonts w:ascii="Arial" w:hAnsi="Arial" w:cs="Arial"/>
          </w:rPr>
          <w:delText>in a position to do</w:delText>
        </w:r>
      </w:del>
      <w:ins w:id="649" w:author="Autor" w:date="2026-05-16T13:52:00Z" w16du:dateUtc="2026-05-16T11:52:00Z">
        <w:r w:rsidRPr="00257A6C">
          <w:rPr>
            <w:rFonts w:ascii="Arial" w:hAnsi="Arial" w:cs="Arial"/>
          </w:rPr>
          <w:t>capable of doing</w:t>
        </w:r>
      </w:ins>
      <w:r w:rsidRPr="00257A6C">
        <w:rPr>
          <w:rFonts w:ascii="Arial" w:hAnsi="Arial" w:cs="Arial"/>
        </w:rPr>
        <w:t xml:space="preserve"> so.</w:t>
      </w:r>
    </w:p>
    <w:p w14:paraId="6B62D0AB" w14:textId="77777777" w:rsidR="00D70D2D" w:rsidRPr="00257A6C" w:rsidRDefault="00F67CDE" w:rsidP="00D70D2D">
      <w:pPr>
        <w:pStyle w:val="NurText"/>
        <w:rPr>
          <w:rFonts w:ascii="Arial" w:hAnsi="Arial" w:cs="Arial"/>
        </w:rPr>
      </w:pPr>
      <w:del w:id="650" w:author="Autor" w:date="2026-05-16T13:52:00Z" w16du:dateUtc="2026-05-16T11:52:00Z">
        <w:r w:rsidRPr="00257A6C">
          <w:rPr>
            <w:rFonts w:ascii="Arial" w:hAnsi="Arial" w:cs="Arial"/>
          </w:rPr>
          <w:delText>Given that</w:delText>
        </w:r>
      </w:del>
      <w:ins w:id="651" w:author="Autor" w:date="2026-05-16T13:52:00Z" w16du:dateUtc="2026-05-16T11:52:00Z">
        <w:r w:rsidR="00D70D2D" w:rsidRPr="00257A6C">
          <w:rPr>
            <w:rFonts w:ascii="Arial" w:hAnsi="Arial" w:cs="Arial"/>
          </w:rPr>
          <w:t>Since</w:t>
        </w:r>
      </w:ins>
      <w:r w:rsidR="00D70D2D" w:rsidRPr="00257A6C">
        <w:rPr>
          <w:rFonts w:ascii="Arial" w:hAnsi="Arial" w:cs="Arial"/>
        </w:rPr>
        <w:t xml:space="preserve"> the Commission is represented by </w:t>
      </w:r>
      <w:ins w:id="652" w:author="Autor" w:date="2026-05-16T13:52:00Z" w16du:dateUtc="2026-05-16T11:52:00Z">
        <w:r w:rsidR="00D70D2D" w:rsidRPr="00257A6C">
          <w:rPr>
            <w:rFonts w:ascii="Arial" w:hAnsi="Arial" w:cs="Arial"/>
          </w:rPr>
          <w:t xml:space="preserve">the </w:t>
        </w:r>
      </w:ins>
      <w:r w:rsidR="00D70D2D" w:rsidRPr="00257A6C">
        <w:rPr>
          <w:rFonts w:ascii="Arial" w:hAnsi="Arial" w:cs="Arial"/>
        </w:rPr>
        <w:t>Vice-President</w:t>
      </w:r>
      <w:ins w:id="653" w:author="Autor" w:date="2026-05-16T13:52:00Z" w16du:dateUtc="2026-05-16T11:52:00Z">
        <w:r w:rsidR="00D70D2D" w:rsidRPr="00257A6C">
          <w:rPr>
            <w:rFonts w:ascii="Arial" w:hAnsi="Arial" w:cs="Arial"/>
          </w:rPr>
          <w:t>, Mrs</w:t>
        </w:r>
      </w:ins>
      <w:r w:rsidR="00D70D2D" w:rsidRPr="00257A6C">
        <w:rPr>
          <w:rFonts w:ascii="Arial" w:hAnsi="Arial" w:cs="Arial"/>
        </w:rPr>
        <w:t xml:space="preserve"> de Palacio, I </w:t>
      </w:r>
      <w:del w:id="654" w:author="Autor" w:date="2026-05-16T13:52:00Z" w16du:dateUtc="2026-05-16T11:52:00Z">
        <w:r w:rsidRPr="00257A6C">
          <w:rPr>
            <w:rFonts w:ascii="Arial" w:hAnsi="Arial" w:cs="Arial"/>
          </w:rPr>
          <w:delText>believe that</w:delText>
        </w:r>
      </w:del>
      <w:ins w:id="655" w:author="Autor" w:date="2026-05-16T13:52:00Z" w16du:dateUtc="2026-05-16T11:52:00Z">
        <w:r w:rsidR="00D70D2D" w:rsidRPr="00257A6C">
          <w:rPr>
            <w:rFonts w:ascii="Arial" w:hAnsi="Arial" w:cs="Arial"/>
          </w:rPr>
          <w:t>consider it appropriate</w:t>
        </w:r>
      </w:ins>
      <w:r w:rsidR="00D70D2D" w:rsidRPr="00257A6C">
        <w:rPr>
          <w:rFonts w:ascii="Arial" w:hAnsi="Arial" w:cs="Arial"/>
        </w:rPr>
        <w:t xml:space="preserve">, before </w:t>
      </w:r>
      <w:del w:id="656" w:author="Autor" w:date="2026-05-16T13:52:00Z" w16du:dateUtc="2026-05-16T11:52:00Z">
        <w:r w:rsidRPr="00257A6C">
          <w:rPr>
            <w:rFonts w:ascii="Arial" w:hAnsi="Arial" w:cs="Arial"/>
          </w:rPr>
          <w:delText xml:space="preserve">voting, it would help if </w:delText>
        </w:r>
      </w:del>
      <w:r w:rsidR="00D70D2D" w:rsidRPr="00257A6C">
        <w:rPr>
          <w:rFonts w:ascii="Arial" w:hAnsi="Arial" w:cs="Arial"/>
        </w:rPr>
        <w:t xml:space="preserve">the </w:t>
      </w:r>
      <w:del w:id="657" w:author="Autor" w:date="2026-05-16T13:52:00Z" w16du:dateUtc="2026-05-16T11:52:00Z">
        <w:r w:rsidRPr="00257A6C">
          <w:rPr>
            <w:rFonts w:ascii="Arial" w:hAnsi="Arial" w:cs="Arial"/>
          </w:rPr>
          <w:delText>Commission could let us know how ready it is</w:delText>
        </w:r>
      </w:del>
      <w:ins w:id="658" w:author="Autor" w:date="2026-05-16T13:52:00Z" w16du:dateUtc="2026-05-16T11:52:00Z">
        <w:r w:rsidR="00D70D2D" w:rsidRPr="00257A6C">
          <w:rPr>
            <w:rFonts w:ascii="Arial" w:hAnsi="Arial" w:cs="Arial"/>
          </w:rPr>
          <w:t>vote, to ascertain the Commission’s position regarding its readiness</w:t>
        </w:r>
      </w:ins>
      <w:r w:rsidR="00D70D2D" w:rsidRPr="00257A6C">
        <w:rPr>
          <w:rFonts w:ascii="Arial" w:hAnsi="Arial" w:cs="Arial"/>
        </w:rPr>
        <w:t xml:space="preserve"> to present </w:t>
      </w:r>
      <w:del w:id="659" w:author="Autor" w:date="2026-05-16T13:52:00Z" w16du:dateUtc="2026-05-16T11:52:00Z">
        <w:r w:rsidRPr="00257A6C">
          <w:rPr>
            <w:rFonts w:ascii="Arial" w:hAnsi="Arial" w:cs="Arial"/>
          </w:rPr>
          <w:delText>this</w:delText>
        </w:r>
      </w:del>
      <w:ins w:id="660" w:author="Autor" w:date="2026-05-16T13:52:00Z" w16du:dateUtc="2026-05-16T11:52:00Z">
        <w:r w:rsidR="00D70D2D" w:rsidRPr="00257A6C">
          <w:rPr>
            <w:rFonts w:ascii="Arial" w:hAnsi="Arial" w:cs="Arial"/>
          </w:rPr>
          <w:t>the</w:t>
        </w:r>
      </w:ins>
      <w:r w:rsidR="00D70D2D" w:rsidRPr="00257A6C">
        <w:rPr>
          <w:rFonts w:ascii="Arial" w:hAnsi="Arial" w:cs="Arial"/>
        </w:rPr>
        <w:t xml:space="preserve"> programme</w:t>
      </w:r>
      <w:del w:id="661" w:author="Autor" w:date="2026-05-16T13:52:00Z" w16du:dateUtc="2026-05-16T11:52:00Z">
        <w:r w:rsidRPr="00257A6C">
          <w:rPr>
            <w:rFonts w:ascii="Arial" w:hAnsi="Arial" w:cs="Arial"/>
          </w:rPr>
          <w:delText>,</w:delText>
        </w:r>
      </w:del>
      <w:r w:rsidR="00D70D2D" w:rsidRPr="00257A6C">
        <w:rPr>
          <w:rFonts w:ascii="Arial" w:hAnsi="Arial" w:cs="Arial"/>
        </w:rPr>
        <w:t xml:space="preserve"> as agreed</w:t>
      </w:r>
      <w:del w:id="662" w:author="Autor" w:date="2026-05-16T13:52:00Z" w16du:dateUtc="2026-05-16T11:52:00Z">
        <w:r w:rsidRPr="00257A6C">
          <w:rPr>
            <w:rFonts w:ascii="Arial" w:hAnsi="Arial" w:cs="Arial"/>
          </w:rPr>
          <w:delText>. Alternatively,</w:delText>
        </w:r>
      </w:del>
      <w:ins w:id="663" w:author="Autor" w:date="2026-05-16T13:52:00Z" w16du:dateUtc="2026-05-16T11:52:00Z">
        <w:r w:rsidR="00D70D2D" w:rsidRPr="00257A6C">
          <w:rPr>
            <w:rFonts w:ascii="Arial" w:hAnsi="Arial" w:cs="Arial"/>
          </w:rPr>
          <w:t>.), or</w:t>
        </w:r>
      </w:ins>
      <w:r w:rsidR="00D70D2D" w:rsidRPr="00257A6C">
        <w:rPr>
          <w:rFonts w:ascii="Arial" w:hAnsi="Arial" w:cs="Arial"/>
        </w:rPr>
        <w:t xml:space="preserve"> Parliament is not </w:t>
      </w:r>
      <w:del w:id="664" w:author="Autor" w:date="2026-05-16T13:52:00Z" w16du:dateUtc="2026-05-16T11:52:00Z">
        <w:r w:rsidRPr="00257A6C">
          <w:rPr>
            <w:rFonts w:ascii="Arial" w:hAnsi="Arial" w:cs="Arial"/>
          </w:rPr>
          <w:delText>ready</w:delText>
        </w:r>
      </w:del>
      <w:ins w:id="665" w:author="Autor" w:date="2026-05-16T13:52:00Z" w16du:dateUtc="2026-05-16T11:52:00Z">
        <w:r w:rsidR="00D70D2D" w:rsidRPr="00257A6C">
          <w:rPr>
            <w:rFonts w:ascii="Arial" w:hAnsi="Arial" w:cs="Arial"/>
          </w:rPr>
          <w:t>in a position</w:t>
        </w:r>
      </w:ins>
      <w:r w:rsidR="00D70D2D" w:rsidRPr="00257A6C">
        <w:rPr>
          <w:rFonts w:ascii="Arial" w:hAnsi="Arial" w:cs="Arial"/>
        </w:rPr>
        <w:t xml:space="preserve"> to examine this programme, as some </w:t>
      </w:r>
      <w:del w:id="666" w:author="Autor" w:date="2026-05-16T13:52:00Z" w16du:dateUtc="2026-05-16T11:52:00Z">
        <w:r w:rsidRPr="00257A6C">
          <w:rPr>
            <w:rFonts w:ascii="Arial" w:hAnsi="Arial" w:cs="Arial"/>
          </w:rPr>
          <w:delText>appear to be suggesting</w:delText>
        </w:r>
      </w:del>
      <w:ins w:id="667" w:author="Autor" w:date="2026-05-16T13:52:00Z" w16du:dateUtc="2026-05-16T11:52:00Z">
        <w:r w:rsidR="00D70D2D" w:rsidRPr="00257A6C">
          <w:rPr>
            <w:rFonts w:ascii="Arial" w:hAnsi="Arial" w:cs="Arial"/>
          </w:rPr>
          <w:t>apparently claim</w:t>
        </w:r>
      </w:ins>
      <w:r w:rsidR="00D70D2D" w:rsidRPr="00257A6C">
        <w:rPr>
          <w:rFonts w:ascii="Arial" w:hAnsi="Arial" w:cs="Arial"/>
        </w:rPr>
        <w:t>.</w:t>
      </w:r>
    </w:p>
    <w:p w14:paraId="488F3F0D" w14:textId="77777777" w:rsidR="00F67CDE" w:rsidRPr="00257A6C" w:rsidRDefault="00D70D2D" w:rsidP="00F67CDE">
      <w:pPr>
        <w:pStyle w:val="NurText"/>
        <w:rPr>
          <w:del w:id="668" w:author="Autor" w:date="2026-05-16T13:52:00Z" w16du:dateUtc="2026-05-16T11:52:00Z"/>
          <w:rFonts w:ascii="Arial" w:hAnsi="Arial" w:cs="Arial"/>
        </w:rPr>
      </w:pPr>
      <w:r w:rsidRPr="00257A6C">
        <w:rPr>
          <w:rFonts w:ascii="Arial" w:hAnsi="Arial" w:cs="Arial"/>
        </w:rPr>
        <w:t xml:space="preserve">In my </w:t>
      </w:r>
      <w:del w:id="669" w:author="Autor" w:date="2026-05-16T13:52:00Z" w16du:dateUtc="2026-05-16T11:52:00Z">
        <w:r w:rsidR="00F67CDE" w:rsidRPr="00257A6C">
          <w:rPr>
            <w:rFonts w:ascii="Arial" w:hAnsi="Arial" w:cs="Arial"/>
          </w:rPr>
          <w:delText>opinion</w:delText>
        </w:r>
      </w:del>
      <w:ins w:id="670" w:author="Autor" w:date="2026-05-16T13:52:00Z" w16du:dateUtc="2026-05-16T11:52:00Z">
        <w:r w:rsidRPr="00257A6C">
          <w:rPr>
            <w:rFonts w:ascii="Arial" w:hAnsi="Arial" w:cs="Arial"/>
          </w:rPr>
          <w:t>view</w:t>
        </w:r>
      </w:ins>
      <w:r w:rsidRPr="00257A6C">
        <w:rPr>
          <w:rFonts w:ascii="Arial" w:hAnsi="Arial" w:cs="Arial"/>
        </w:rPr>
        <w:t xml:space="preserve">, this second hypothesis would </w:t>
      </w:r>
      <w:del w:id="671" w:author="Autor" w:date="2026-05-16T13:52:00Z" w16du:dateUtc="2026-05-16T11:52:00Z">
        <w:r w:rsidR="00F67CDE" w:rsidRPr="00257A6C">
          <w:rPr>
            <w:rFonts w:ascii="Arial" w:hAnsi="Arial" w:cs="Arial"/>
          </w:rPr>
          <w:delText>imply the failure of</w:delText>
        </w:r>
      </w:del>
      <w:ins w:id="672" w:author="Autor" w:date="2026-05-16T13:52:00Z" w16du:dateUtc="2026-05-16T11:52:00Z">
        <w:r w:rsidRPr="00257A6C">
          <w:rPr>
            <w:rFonts w:ascii="Arial" w:hAnsi="Arial" w:cs="Arial"/>
          </w:rPr>
          <w:t>amount to a dereliction of our responsibility as a</w:t>
        </w:r>
      </w:ins>
      <w:r w:rsidRPr="00257A6C">
        <w:rPr>
          <w:rFonts w:ascii="Arial" w:hAnsi="Arial" w:cs="Arial"/>
        </w:rPr>
        <w:t xml:space="preserve"> Parliament </w:t>
      </w:r>
      <w:del w:id="673" w:author="Autor" w:date="2026-05-16T13:52:00Z" w16du:dateUtc="2026-05-16T11:52:00Z">
        <w:r w:rsidR="00F67CDE" w:rsidRPr="00257A6C">
          <w:rPr>
            <w:rFonts w:ascii="Arial" w:hAnsi="Arial" w:cs="Arial"/>
          </w:rPr>
          <w:delText>in its duty as a Parliament, as well as introducing</w:delText>
        </w:r>
      </w:del>
      <w:ins w:id="674" w:author="Autor" w:date="2026-05-16T13:52:00Z" w16du:dateUtc="2026-05-16T11:52:00Z">
        <w:r w:rsidRPr="00257A6C">
          <w:rPr>
            <w:rFonts w:ascii="Arial" w:hAnsi="Arial" w:cs="Arial"/>
          </w:rPr>
          <w:t>and, furthermore, to the introduction of</w:t>
        </w:r>
      </w:ins>
      <w:r w:rsidRPr="00257A6C">
        <w:rPr>
          <w:rFonts w:ascii="Arial" w:hAnsi="Arial" w:cs="Arial"/>
        </w:rPr>
        <w:t xml:space="preserve"> an original thesis, an unknown method</w:t>
      </w:r>
      <w:ins w:id="675" w:author="Autor" w:date="2026-05-16T13:52:00Z" w16du:dateUtc="2026-05-16T11:52:00Z">
        <w:r w:rsidRPr="00257A6C">
          <w:rPr>
            <w:rFonts w:ascii="Arial" w:hAnsi="Arial" w:cs="Arial"/>
          </w:rPr>
          <w:t>,</w:t>
        </w:r>
      </w:ins>
      <w:r w:rsidRPr="00257A6C">
        <w:rPr>
          <w:rFonts w:ascii="Arial" w:hAnsi="Arial" w:cs="Arial"/>
        </w:rPr>
        <w:t xml:space="preserve"> which </w:t>
      </w:r>
      <w:del w:id="676" w:author="Autor" w:date="2026-05-16T13:52:00Z" w16du:dateUtc="2026-05-16T11:52:00Z">
        <w:r w:rsidR="00F67CDE" w:rsidRPr="00257A6C">
          <w:rPr>
            <w:rFonts w:ascii="Arial" w:hAnsi="Arial" w:cs="Arial"/>
          </w:rPr>
          <w:delText>consists</w:delText>
        </w:r>
      </w:del>
      <w:ins w:id="677" w:author="Autor" w:date="2026-05-16T13:52:00Z" w16du:dateUtc="2026-05-16T11:52:00Z">
        <w:r w:rsidRPr="00257A6C">
          <w:rPr>
            <w:rFonts w:ascii="Arial" w:hAnsi="Arial" w:cs="Arial"/>
          </w:rPr>
          <w:t>would consist</w:t>
        </w:r>
      </w:ins>
      <w:r w:rsidRPr="00257A6C">
        <w:rPr>
          <w:rFonts w:ascii="Arial" w:hAnsi="Arial" w:cs="Arial"/>
        </w:rPr>
        <w:t xml:space="preserve"> of </w:t>
      </w:r>
      <w:del w:id="678" w:author="Autor" w:date="2026-05-16T13:52:00Z" w16du:dateUtc="2026-05-16T11:52:00Z">
        <w:r w:rsidR="00F67CDE" w:rsidRPr="00257A6C">
          <w:rPr>
            <w:rFonts w:ascii="Arial" w:hAnsi="Arial" w:cs="Arial"/>
          </w:rPr>
          <w:delText>making</w:delText>
        </w:r>
      </w:del>
      <w:ins w:id="679" w:author="Autor" w:date="2026-05-16T13:52:00Z" w16du:dateUtc="2026-05-16T11:52:00Z">
        <w:r w:rsidRPr="00257A6C">
          <w:rPr>
            <w:rFonts w:ascii="Arial" w:hAnsi="Arial" w:cs="Arial"/>
          </w:rPr>
          <w:t>providing the</w:t>
        </w:r>
      </w:ins>
      <w:r w:rsidRPr="00257A6C">
        <w:rPr>
          <w:rFonts w:ascii="Arial" w:hAnsi="Arial" w:cs="Arial"/>
        </w:rPr>
        <w:t xml:space="preserve"> political groups </w:t>
      </w:r>
      <w:del w:id="680" w:author="Autor" w:date="2026-05-16T13:52:00Z" w16du:dateUtc="2026-05-16T11:52:00Z">
        <w:r w:rsidR="00F67CDE" w:rsidRPr="00257A6C">
          <w:rPr>
            <w:rFonts w:ascii="Arial" w:hAnsi="Arial" w:cs="Arial"/>
          </w:rPr>
          <w:delText>aware, in writing, of a speech concerning the Commission' s programme</w:delText>
        </w:r>
      </w:del>
      <w:ins w:id="681" w:author="Autor" w:date="2026-05-16T13:52:00Z" w16du:dateUtc="2026-05-16T11:52:00Z">
        <w:r w:rsidRPr="00257A6C">
          <w:rPr>
            <w:rFonts w:ascii="Arial" w:hAnsi="Arial" w:cs="Arial"/>
          </w:rPr>
          <w:t>with the Commission’s policy statement in written form</w:t>
        </w:r>
      </w:ins>
      <w:r w:rsidRPr="00257A6C">
        <w:rPr>
          <w:rFonts w:ascii="Arial" w:hAnsi="Arial" w:cs="Arial"/>
        </w:rPr>
        <w:t xml:space="preserve"> a week </w:t>
      </w:r>
      <w:del w:id="682" w:author="Autor" w:date="2026-05-16T13:52:00Z" w16du:dateUtc="2026-05-16T11:52:00Z">
        <w:r w:rsidR="00F67CDE" w:rsidRPr="00257A6C">
          <w:rPr>
            <w:rFonts w:ascii="Arial" w:hAnsi="Arial" w:cs="Arial"/>
          </w:rPr>
          <w:delText>earlier -</w:delText>
        </w:r>
      </w:del>
      <w:ins w:id="683" w:author="Autor" w:date="2026-05-16T13:52:00Z" w16du:dateUtc="2026-05-16T11:52:00Z">
        <w:r w:rsidRPr="00257A6C">
          <w:rPr>
            <w:rFonts w:ascii="Arial" w:hAnsi="Arial" w:cs="Arial"/>
          </w:rPr>
          <w:t>in advance –</w:t>
        </w:r>
      </w:ins>
      <w:r w:rsidRPr="00257A6C">
        <w:rPr>
          <w:rFonts w:ascii="Arial" w:hAnsi="Arial" w:cs="Arial"/>
        </w:rPr>
        <w:t xml:space="preserve"> and not</w:t>
      </w:r>
      <w:del w:id="684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 a day earlier</w:delText>
        </w:r>
      </w:del>
      <w:r w:rsidRPr="00257A6C">
        <w:rPr>
          <w:rFonts w:ascii="Arial" w:hAnsi="Arial" w:cs="Arial"/>
        </w:rPr>
        <w:t xml:space="preserve">, as </w:t>
      </w:r>
      <w:del w:id="685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had been </w:delText>
        </w:r>
      </w:del>
      <w:r w:rsidRPr="00257A6C">
        <w:rPr>
          <w:rFonts w:ascii="Arial" w:hAnsi="Arial" w:cs="Arial"/>
        </w:rPr>
        <w:t>agreed</w:t>
      </w:r>
      <w:del w:id="686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 -</w:delText>
        </w:r>
      </w:del>
      <w:ins w:id="687" w:author="Autor" w:date="2026-05-16T13:52:00Z" w16du:dateUtc="2026-05-16T11:52:00Z">
        <w:r w:rsidRPr="00257A6C">
          <w:rPr>
            <w:rFonts w:ascii="Arial" w:hAnsi="Arial" w:cs="Arial"/>
          </w:rPr>
          <w:t>, the day before –</w:t>
        </w:r>
      </w:ins>
      <w:r w:rsidRPr="00257A6C">
        <w:rPr>
          <w:rFonts w:ascii="Arial" w:hAnsi="Arial" w:cs="Arial"/>
        </w:rPr>
        <w:t xml:space="preserve"> bearing in mind that the legislative programme will be discussed in February, so </w:t>
      </w:r>
      <w:ins w:id="688" w:author="Autor" w:date="2026-05-16T13:52:00Z" w16du:dateUtc="2026-05-16T11:52:00Z">
        <w:r w:rsidRPr="00257A6C">
          <w:rPr>
            <w:rFonts w:ascii="Arial" w:hAnsi="Arial" w:cs="Arial"/>
          </w:rPr>
          <w:t xml:space="preserve">that </w:t>
        </w:r>
      </w:ins>
      <w:r w:rsidRPr="00257A6C">
        <w:rPr>
          <w:rFonts w:ascii="Arial" w:hAnsi="Arial" w:cs="Arial"/>
        </w:rPr>
        <w:t xml:space="preserve">we could </w:t>
      </w:r>
      <w:del w:id="689" w:author="Autor" w:date="2026-05-16T13:52:00Z" w16du:dateUtc="2026-05-16T11:52:00Z">
        <w:r w:rsidR="00F67CDE" w:rsidRPr="00257A6C">
          <w:rPr>
            <w:rFonts w:ascii="Arial" w:hAnsi="Arial" w:cs="Arial"/>
          </w:rPr>
          <w:delText>forego</w:delText>
        </w:r>
      </w:del>
      <w:ins w:id="690" w:author="Autor" w:date="2026-05-16T13:52:00Z" w16du:dateUtc="2026-05-16T11:52:00Z">
        <w:r w:rsidRPr="00257A6C">
          <w:rPr>
            <w:rFonts w:ascii="Arial" w:hAnsi="Arial" w:cs="Arial"/>
          </w:rPr>
          <w:t>dispense with</w:t>
        </w:r>
      </w:ins>
      <w:r w:rsidRPr="00257A6C">
        <w:rPr>
          <w:rFonts w:ascii="Arial" w:hAnsi="Arial" w:cs="Arial"/>
        </w:rPr>
        <w:t xml:space="preserve"> the debate, </w:t>
      </w:r>
      <w:del w:id="691" w:author="Autor" w:date="2026-05-16T13:52:00Z" w16du:dateUtc="2026-05-16T11:52:00Z">
        <w:r w:rsidR="00F67CDE" w:rsidRPr="00257A6C">
          <w:rPr>
            <w:rFonts w:ascii="Arial" w:hAnsi="Arial" w:cs="Arial"/>
          </w:rPr>
          <w:delText>since on the next day our citizens will hear about it in</w:delText>
        </w:r>
      </w:del>
      <w:ins w:id="692" w:author="Autor" w:date="2026-05-16T13:52:00Z" w16du:dateUtc="2026-05-16T11:52:00Z">
        <w:r w:rsidRPr="00257A6C">
          <w:rPr>
            <w:rFonts w:ascii="Arial" w:hAnsi="Arial" w:cs="Arial"/>
          </w:rPr>
          <w:t>as</w:t>
        </w:r>
      </w:ins>
      <w:r w:rsidRPr="00257A6C">
        <w:rPr>
          <w:rFonts w:ascii="Arial" w:hAnsi="Arial" w:cs="Arial"/>
        </w:rPr>
        <w:t xml:space="preserve"> the press and </w:t>
      </w:r>
      <w:del w:id="693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on </w:delText>
        </w:r>
      </w:del>
      <w:r w:rsidRPr="00257A6C">
        <w:rPr>
          <w:rFonts w:ascii="Arial" w:hAnsi="Arial" w:cs="Arial"/>
        </w:rPr>
        <w:t xml:space="preserve">the </w:t>
      </w:r>
      <w:del w:id="694" w:author="Autor" w:date="2026-05-16T13:52:00Z" w16du:dateUtc="2026-05-16T11:52:00Z">
        <w:r w:rsidR="00F67CDE" w:rsidRPr="00257A6C">
          <w:rPr>
            <w:rFonts w:ascii="Arial" w:hAnsi="Arial" w:cs="Arial"/>
          </w:rPr>
          <w:delText>Internet</w:delText>
        </w:r>
      </w:del>
      <w:ins w:id="695" w:author="Autor" w:date="2026-05-16T13:52:00Z" w16du:dateUtc="2026-05-16T11:52:00Z">
        <w:r w:rsidRPr="00257A6C">
          <w:rPr>
            <w:rFonts w:ascii="Arial" w:hAnsi="Arial" w:cs="Arial"/>
          </w:rPr>
          <w:t>internet would have informed all citizens about it the following day</w:t>
        </w:r>
      </w:ins>
      <w:r w:rsidRPr="00257A6C">
        <w:rPr>
          <w:rFonts w:ascii="Arial" w:hAnsi="Arial" w:cs="Arial"/>
        </w:rPr>
        <w:t xml:space="preserve"> and Parliament </w:t>
      </w:r>
      <w:del w:id="696" w:author="Autor" w:date="2026-05-16T13:52:00Z" w16du:dateUtc="2026-05-16T11:52:00Z">
        <w:r w:rsidR="00F67CDE" w:rsidRPr="00257A6C">
          <w:rPr>
            <w:rFonts w:ascii="Arial" w:hAnsi="Arial" w:cs="Arial"/>
          </w:rPr>
          <w:delText>will</w:delText>
        </w:r>
      </w:del>
      <w:ins w:id="697" w:author="Autor" w:date="2026-05-16T13:52:00Z" w16du:dateUtc="2026-05-16T11:52:00Z">
        <w:r w:rsidRPr="00257A6C">
          <w:rPr>
            <w:rFonts w:ascii="Arial" w:hAnsi="Arial" w:cs="Arial"/>
          </w:rPr>
          <w:t>would</w:t>
        </w:r>
      </w:ins>
      <w:r w:rsidRPr="00257A6C">
        <w:rPr>
          <w:rFonts w:ascii="Arial" w:hAnsi="Arial" w:cs="Arial"/>
        </w:rPr>
        <w:t xml:space="preserve"> no longer have </w:t>
      </w:r>
      <w:del w:id="698" w:author="Autor" w:date="2026-05-16T13:52:00Z" w16du:dateUtc="2026-05-16T11:52:00Z">
        <w:r w:rsidR="00F67CDE" w:rsidRPr="00257A6C">
          <w:rPr>
            <w:rFonts w:ascii="Arial" w:hAnsi="Arial" w:cs="Arial"/>
          </w:rPr>
          <w:delText>to worry about it.</w:delText>
        </w:r>
      </w:del>
    </w:p>
    <w:p w14:paraId="48EC2DC7" w14:textId="77777777" w:rsidR="00D70D2D" w:rsidRPr="00257A6C" w:rsidRDefault="00F67CDE" w:rsidP="00D70D2D">
      <w:pPr>
        <w:pStyle w:val="NurText"/>
        <w:rPr>
          <w:ins w:id="699" w:author="Autor" w:date="2026-05-16T13:52:00Z" w16du:dateUtc="2026-05-16T11:52:00Z"/>
          <w:rFonts w:ascii="Arial" w:hAnsi="Arial" w:cs="Arial"/>
        </w:rPr>
      </w:pPr>
      <w:del w:id="700" w:author="Autor" w:date="2026-05-16T13:52:00Z" w16du:dateUtc="2026-05-16T11:52:00Z">
        <w:r w:rsidRPr="00257A6C">
          <w:rPr>
            <w:rFonts w:ascii="Arial" w:hAnsi="Arial" w:cs="Arial"/>
          </w:rPr>
          <w:delText>My Group</w:delText>
        </w:r>
      </w:del>
      <w:ins w:id="701" w:author="Autor" w:date="2026-05-16T13:52:00Z" w16du:dateUtc="2026-05-16T11:52:00Z">
        <w:r w:rsidR="00D70D2D" w:rsidRPr="00257A6C">
          <w:rPr>
            <w:rFonts w:ascii="Arial" w:hAnsi="Arial" w:cs="Arial"/>
          </w:rPr>
          <w:t>any reason to deal with the matter.</w:t>
        </w:r>
      </w:ins>
    </w:p>
    <w:p w14:paraId="3A729F74" w14:textId="77777777" w:rsidR="00F67CDE" w:rsidRPr="00257A6C" w:rsidRDefault="00D70D2D" w:rsidP="00F67CDE">
      <w:pPr>
        <w:pStyle w:val="NurText"/>
        <w:rPr>
          <w:del w:id="702" w:author="Autor" w:date="2026-05-16T13:52:00Z" w16du:dateUtc="2026-05-16T11:52:00Z"/>
          <w:rFonts w:ascii="Arial" w:hAnsi="Arial" w:cs="Arial"/>
        </w:rPr>
      </w:pPr>
      <w:ins w:id="703" w:author="Autor" w:date="2026-05-16T13:52:00Z" w16du:dateUtc="2026-05-16T11:52:00Z">
        <w:r w:rsidRPr="00257A6C">
          <w:rPr>
            <w:rFonts w:ascii="Arial" w:hAnsi="Arial" w:cs="Arial"/>
          </w:rPr>
          <w:t>Since my group</w:t>
        </w:r>
      </w:ins>
      <w:r w:rsidRPr="00257A6C">
        <w:rPr>
          <w:rFonts w:ascii="Arial" w:hAnsi="Arial" w:cs="Arial"/>
        </w:rPr>
        <w:t xml:space="preserve"> believes that </w:t>
      </w:r>
      <w:del w:id="704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since </w:delText>
        </w:r>
      </w:del>
      <w:r w:rsidRPr="00257A6C">
        <w:rPr>
          <w:rFonts w:ascii="Arial" w:hAnsi="Arial" w:cs="Arial"/>
        </w:rPr>
        <w:t xml:space="preserve">a parliament is </w:t>
      </w:r>
      <w:del w:id="705" w:author="Autor" w:date="2026-05-16T13:52:00Z" w16du:dateUtc="2026-05-16T11:52:00Z">
        <w:r w:rsidR="00F67CDE" w:rsidRPr="00257A6C">
          <w:rPr>
            <w:rFonts w:ascii="Arial" w:hAnsi="Arial" w:cs="Arial"/>
          </w:rPr>
          <w:delText>meant</w:delText>
        </w:r>
      </w:del>
      <w:ins w:id="706" w:author="Autor" w:date="2026-05-16T13:52:00Z" w16du:dateUtc="2026-05-16T11:52:00Z">
        <w:r w:rsidRPr="00257A6C">
          <w:rPr>
            <w:rFonts w:ascii="Arial" w:hAnsi="Arial" w:cs="Arial"/>
          </w:rPr>
          <w:t>there</w:t>
        </w:r>
      </w:ins>
      <w:r w:rsidRPr="00257A6C">
        <w:rPr>
          <w:rFonts w:ascii="Arial" w:hAnsi="Arial" w:cs="Arial"/>
        </w:rPr>
        <w:t xml:space="preserve"> to listen, </w:t>
      </w:r>
      <w:del w:id="707" w:author="Autor" w:date="2026-05-16T13:52:00Z" w16du:dateUtc="2026-05-16T11:52:00Z">
        <w:r w:rsidR="00F67CDE" w:rsidRPr="00257A6C">
          <w:rPr>
            <w:rFonts w:ascii="Arial" w:hAnsi="Arial" w:cs="Arial"/>
          </w:rPr>
          <w:delText>debate</w:delText>
        </w:r>
      </w:del>
      <w:ins w:id="708" w:author="Autor" w:date="2026-05-16T13:52:00Z" w16du:dateUtc="2026-05-16T11:52:00Z">
        <w:r w:rsidRPr="00257A6C">
          <w:rPr>
            <w:rFonts w:ascii="Arial" w:hAnsi="Arial" w:cs="Arial"/>
          </w:rPr>
          <w:t>discuss</w:t>
        </w:r>
      </w:ins>
      <w:r w:rsidRPr="00257A6C">
        <w:rPr>
          <w:rFonts w:ascii="Arial" w:hAnsi="Arial" w:cs="Arial"/>
        </w:rPr>
        <w:t xml:space="preserve"> and reflect, </w:t>
      </w:r>
      <w:del w:id="709" w:author="Autor" w:date="2026-05-16T13:52:00Z" w16du:dateUtc="2026-05-16T11:52:00Z">
        <w:r w:rsidR="00F67CDE" w:rsidRPr="00257A6C">
          <w:rPr>
            <w:rFonts w:ascii="Arial" w:hAnsi="Arial" w:cs="Arial"/>
          </w:rPr>
          <w:delText>there can be</w:delText>
        </w:r>
      </w:del>
      <w:ins w:id="710" w:author="Autor" w:date="2026-05-16T13:52:00Z" w16du:dateUtc="2026-05-16T11:52:00Z">
        <w:r w:rsidRPr="00257A6C">
          <w:rPr>
            <w:rFonts w:ascii="Arial" w:hAnsi="Arial" w:cs="Arial"/>
          </w:rPr>
          <w:t>we see</w:t>
        </w:r>
      </w:ins>
      <w:r w:rsidRPr="00257A6C">
        <w:rPr>
          <w:rFonts w:ascii="Arial" w:hAnsi="Arial" w:cs="Arial"/>
        </w:rPr>
        <w:t xml:space="preserve"> no justification </w:t>
      </w:r>
      <w:del w:id="711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whatsoever </w:delText>
        </w:r>
      </w:del>
      <w:r w:rsidRPr="00257A6C">
        <w:rPr>
          <w:rFonts w:ascii="Arial" w:hAnsi="Arial" w:cs="Arial"/>
        </w:rPr>
        <w:t>for this delay</w:t>
      </w:r>
      <w:ins w:id="712" w:author="Autor" w:date="2026-05-16T13:52:00Z" w16du:dateUtc="2026-05-16T11:52:00Z">
        <w:r w:rsidRPr="00257A6C">
          <w:rPr>
            <w:rFonts w:ascii="Arial" w:hAnsi="Arial" w:cs="Arial"/>
          </w:rPr>
          <w:t>,</w:t>
        </w:r>
      </w:ins>
      <w:r w:rsidRPr="00257A6C">
        <w:rPr>
          <w:rFonts w:ascii="Arial" w:hAnsi="Arial" w:cs="Arial"/>
        </w:rPr>
        <w:t xml:space="preserve"> and we believe that, if the Commission is </w:t>
      </w:r>
      <w:del w:id="713" w:author="Autor" w:date="2026-05-16T13:52:00Z" w16du:dateUtc="2026-05-16T11:52:00Z">
        <w:r w:rsidR="00F67CDE" w:rsidRPr="00257A6C">
          <w:rPr>
            <w:rFonts w:ascii="Arial" w:hAnsi="Arial" w:cs="Arial"/>
          </w:rPr>
          <w:delText>ready</w:delText>
        </w:r>
      </w:del>
      <w:ins w:id="714" w:author="Autor" w:date="2026-05-16T13:52:00Z" w16du:dateUtc="2026-05-16T11:52:00Z">
        <w:r w:rsidRPr="00257A6C">
          <w:rPr>
            <w:rFonts w:ascii="Arial" w:hAnsi="Arial" w:cs="Arial"/>
          </w:rPr>
          <w:t>able</w:t>
        </w:r>
      </w:ins>
      <w:r w:rsidRPr="00257A6C">
        <w:rPr>
          <w:rFonts w:ascii="Arial" w:hAnsi="Arial" w:cs="Arial"/>
        </w:rPr>
        <w:t xml:space="preserve"> to do so, we </w:t>
      </w:r>
      <w:del w:id="715" w:author="Autor" w:date="2026-05-16T13:52:00Z" w16du:dateUtc="2026-05-16T11:52:00Z">
        <w:r w:rsidR="00F67CDE" w:rsidRPr="00257A6C">
          <w:rPr>
            <w:rFonts w:ascii="Arial" w:hAnsi="Arial" w:cs="Arial"/>
          </w:rPr>
          <w:delText>still have time to re-establish</w:delText>
        </w:r>
      </w:del>
      <w:ins w:id="716" w:author="Autor" w:date="2026-05-16T13:52:00Z" w16du:dateUtc="2026-05-16T11:52:00Z">
        <w:r w:rsidRPr="00257A6C">
          <w:rPr>
            <w:rFonts w:ascii="Arial" w:hAnsi="Arial" w:cs="Arial"/>
          </w:rPr>
          <w:t>are well within the timeframe to reinstate</w:t>
        </w:r>
      </w:ins>
      <w:r w:rsidRPr="00257A6C">
        <w:rPr>
          <w:rFonts w:ascii="Arial" w:hAnsi="Arial" w:cs="Arial"/>
        </w:rPr>
        <w:t xml:space="preserve"> the original agreement between Parliament and the Commission and </w:t>
      </w:r>
      <w:del w:id="717" w:author="Autor" w:date="2026-05-16T13:52:00Z" w16du:dateUtc="2026-05-16T11:52:00Z">
        <w:r w:rsidR="00F67CDE" w:rsidRPr="00257A6C">
          <w:rPr>
            <w:rFonts w:ascii="Arial" w:hAnsi="Arial" w:cs="Arial"/>
          </w:rPr>
          <w:delText>proceed in a manner which fulfils our duty to</w:delText>
        </w:r>
      </w:del>
      <w:ins w:id="718" w:author="Autor" w:date="2026-05-16T13:52:00Z" w16du:dateUtc="2026-05-16T11:52:00Z">
        <w:r w:rsidRPr="00257A6C">
          <w:rPr>
            <w:rFonts w:ascii="Arial" w:hAnsi="Arial" w:cs="Arial"/>
          </w:rPr>
          <w:t>to be able to face</w:t>
        </w:r>
      </w:ins>
      <w:r w:rsidRPr="00257A6C">
        <w:rPr>
          <w:rFonts w:ascii="Arial" w:hAnsi="Arial" w:cs="Arial"/>
        </w:rPr>
        <w:t xml:space="preserve"> our fellow citizens</w:t>
      </w:r>
      <w:del w:id="719" w:author="Autor" w:date="2026-05-16T13:52:00Z" w16du:dateUtc="2026-05-16T11:52:00Z">
        <w:r w:rsidR="00F67CDE" w:rsidRPr="00257A6C">
          <w:rPr>
            <w:rFonts w:ascii="Arial" w:hAnsi="Arial" w:cs="Arial"/>
          </w:rPr>
          <w:delText>.</w:delText>
        </w:r>
      </w:del>
    </w:p>
    <w:p w14:paraId="27A4F64C" w14:textId="77777777" w:rsidR="00D70D2D" w:rsidRPr="00257A6C" w:rsidRDefault="00F67CDE" w:rsidP="00D70D2D">
      <w:pPr>
        <w:pStyle w:val="NurText"/>
        <w:rPr>
          <w:ins w:id="720" w:author="Autor" w:date="2026-05-16T13:52:00Z" w16du:dateUtc="2026-05-16T11:52:00Z"/>
          <w:rFonts w:ascii="Arial" w:hAnsi="Arial" w:cs="Arial"/>
        </w:rPr>
      </w:pPr>
      <w:del w:id="721" w:author="Autor" w:date="2026-05-16T13:52:00Z" w16du:dateUtc="2026-05-16T11:52:00Z">
        <w:r w:rsidRPr="00257A6C">
          <w:rPr>
            <w:rFonts w:ascii="Arial" w:hAnsi="Arial" w:cs="Arial"/>
          </w:rPr>
          <w:delText>Therefore,</w:delText>
        </w:r>
      </w:del>
      <w:ins w:id="722" w:author="Autor" w:date="2026-05-16T13:52:00Z" w16du:dateUtc="2026-05-16T11:52:00Z">
        <w:r w:rsidR="00D70D2D" w:rsidRPr="00257A6C">
          <w:rPr>
            <w:rFonts w:ascii="Arial" w:hAnsi="Arial" w:cs="Arial"/>
          </w:rPr>
          <w:t xml:space="preserve"> in a responsible manner.</w:t>
        </w:r>
      </w:ins>
    </w:p>
    <w:p w14:paraId="7E8994A0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ins w:id="723" w:author="Autor" w:date="2026-05-16T13:52:00Z" w16du:dateUtc="2026-05-16T11:52:00Z">
        <w:r w:rsidRPr="00257A6C">
          <w:rPr>
            <w:rFonts w:ascii="Arial" w:hAnsi="Arial" w:cs="Arial"/>
          </w:rPr>
          <w:t>That is why</w:t>
        </w:r>
      </w:ins>
      <w:r w:rsidRPr="00257A6C">
        <w:rPr>
          <w:rFonts w:ascii="Arial" w:hAnsi="Arial" w:cs="Arial"/>
        </w:rPr>
        <w:t xml:space="preserve"> the proposal </w:t>
      </w:r>
      <w:del w:id="724" w:author="Autor" w:date="2026-05-16T13:52:00Z" w16du:dateUtc="2026-05-16T11:52:00Z">
        <w:r w:rsidR="00F67CDE" w:rsidRPr="00257A6C">
          <w:rPr>
            <w:rFonts w:ascii="Arial" w:hAnsi="Arial" w:cs="Arial"/>
          </w:rPr>
          <w:delText>of</w:delText>
        </w:r>
      </w:del>
      <w:ins w:id="725" w:author="Autor" w:date="2026-05-16T13:52:00Z" w16du:dateUtc="2026-05-16T11:52:00Z">
        <w:r w:rsidRPr="00257A6C">
          <w:rPr>
            <w:rFonts w:ascii="Arial" w:hAnsi="Arial" w:cs="Arial"/>
          </w:rPr>
          <w:t>from</w:t>
        </w:r>
      </w:ins>
      <w:r w:rsidRPr="00257A6C">
        <w:rPr>
          <w:rFonts w:ascii="Arial" w:hAnsi="Arial" w:cs="Arial"/>
        </w:rPr>
        <w:t xml:space="preserve"> the Group of the Party of European Socialists, </w:t>
      </w:r>
      <w:del w:id="726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and </w:delText>
        </w:r>
      </w:del>
      <w:r w:rsidRPr="00257A6C">
        <w:rPr>
          <w:rFonts w:ascii="Arial" w:hAnsi="Arial" w:cs="Arial"/>
        </w:rPr>
        <w:t xml:space="preserve">which you </w:t>
      </w:r>
      <w:del w:id="727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have </w:delText>
        </w:r>
      </w:del>
      <w:r w:rsidRPr="00257A6C">
        <w:rPr>
          <w:rFonts w:ascii="Arial" w:hAnsi="Arial" w:cs="Arial"/>
        </w:rPr>
        <w:t xml:space="preserve">mentioned, is </w:t>
      </w:r>
      <w:del w:id="728" w:author="Autor" w:date="2026-05-16T13:52:00Z" w16du:dateUtc="2026-05-16T11:52:00Z">
        <w:r w:rsidR="00F67CDE" w:rsidRPr="00257A6C">
          <w:rPr>
            <w:rFonts w:ascii="Arial" w:hAnsi="Arial" w:cs="Arial"/>
          </w:rPr>
          <w:delText>that the Prodi Commission present its legislative programme on</w:delText>
        </w:r>
      </w:del>
      <w:ins w:id="729" w:author="Autor" w:date="2026-05-16T13:52:00Z" w16du:dateUtc="2026-05-16T11:52:00Z">
        <w:r w:rsidRPr="00257A6C">
          <w:rPr>
            <w:rFonts w:ascii="Arial" w:hAnsi="Arial" w:cs="Arial"/>
          </w:rPr>
          <w:t>to retain</w:t>
        </w:r>
      </w:ins>
      <w:r w:rsidRPr="00257A6C">
        <w:rPr>
          <w:rFonts w:ascii="Arial" w:hAnsi="Arial" w:cs="Arial"/>
        </w:rPr>
        <w:t xml:space="preserve"> Wednesday</w:t>
      </w:r>
      <w:del w:id="730" w:author="Autor" w:date="2026-05-16T13:52:00Z" w16du:dateUtc="2026-05-16T11:52:00Z">
        <w:r w:rsidR="00F67CDE" w:rsidRPr="00257A6C">
          <w:rPr>
            <w:rFonts w:ascii="Arial" w:hAnsi="Arial" w:cs="Arial"/>
          </w:rPr>
          <w:delText>, including its proposed</w:delText>
        </w:r>
      </w:del>
      <w:ins w:id="731" w:author="Autor" w:date="2026-05-16T13:52:00Z" w16du:dateUtc="2026-05-16T11:52:00Z">
        <w:r w:rsidRPr="00257A6C">
          <w:rPr>
            <w:rFonts w:ascii="Arial" w:hAnsi="Arial" w:cs="Arial"/>
          </w:rPr>
          <w:t xml:space="preserve"> as the date for the presentation of the Prodi Commission’s programme for the parliamentary term, and to include the</w:t>
        </w:r>
      </w:ins>
      <w:r w:rsidRPr="00257A6C">
        <w:rPr>
          <w:rFonts w:ascii="Arial" w:hAnsi="Arial" w:cs="Arial"/>
        </w:rPr>
        <w:t xml:space="preserve"> administrative reform</w:t>
      </w:r>
      <w:del w:id="732" w:author="Autor" w:date="2026-05-16T13:52:00Z" w16du:dateUtc="2026-05-16T11:52:00Z">
        <w:r w:rsidR="00F67CDE" w:rsidRPr="00257A6C">
          <w:rPr>
            <w:rFonts w:ascii="Arial" w:hAnsi="Arial" w:cs="Arial"/>
          </w:rPr>
          <w:delText>, because,</w:delText>
        </w:r>
      </w:del>
      <w:ins w:id="733" w:author="Autor" w:date="2026-05-16T13:52:00Z" w16du:dateUtc="2026-05-16T11:52:00Z">
        <w:r w:rsidRPr="00257A6C">
          <w:rPr>
            <w:rFonts w:ascii="Arial" w:hAnsi="Arial" w:cs="Arial"/>
          </w:rPr>
          <w:t xml:space="preserve"> project in this programme as well, as we might</w:t>
        </w:r>
      </w:ins>
      <w:r w:rsidRPr="00257A6C">
        <w:rPr>
          <w:rFonts w:ascii="Arial" w:hAnsi="Arial" w:cs="Arial"/>
        </w:rPr>
        <w:t xml:space="preserve"> otherwise</w:t>
      </w:r>
      <w:del w:id="734" w:author="Autor" w:date="2026-05-16T13:52:00Z" w16du:dateUtc="2026-05-16T11:52:00Z">
        <w:r w:rsidR="00F67CDE" w:rsidRPr="00257A6C">
          <w:rPr>
            <w:rFonts w:ascii="Arial" w:hAnsi="Arial" w:cs="Arial"/>
          </w:rPr>
          <w:delText>, we could</w:delText>
        </w:r>
      </w:del>
      <w:r w:rsidRPr="00257A6C">
        <w:rPr>
          <w:rFonts w:ascii="Arial" w:hAnsi="Arial" w:cs="Arial"/>
        </w:rPr>
        <w:t xml:space="preserve"> find ourselves in a paradoxical situation: </w:t>
      </w:r>
      <w:del w:id="735" w:author="Autor" w:date="2026-05-16T13:52:00Z" w16du:dateUtc="2026-05-16T11:52:00Z">
        <w:r w:rsidR="00F67CDE" w:rsidRPr="00257A6C">
          <w:rPr>
            <w:rFonts w:ascii="Arial" w:hAnsi="Arial" w:cs="Arial"/>
          </w:rPr>
          <w:delText>on the pretext that there is no text, on</w:delText>
        </w:r>
      </w:del>
      <w:ins w:id="736" w:author="Autor" w:date="2026-05-16T13:52:00Z" w16du:dateUtc="2026-05-16T11:52:00Z">
        <w:r w:rsidRPr="00257A6C">
          <w:rPr>
            <w:rFonts w:ascii="Arial" w:hAnsi="Arial" w:cs="Arial"/>
          </w:rPr>
          <w:t>On</w:t>
        </w:r>
      </w:ins>
      <w:r w:rsidRPr="00257A6C">
        <w:rPr>
          <w:rFonts w:ascii="Arial" w:hAnsi="Arial" w:cs="Arial"/>
        </w:rPr>
        <w:t xml:space="preserve"> the one hand, </w:t>
      </w:r>
      <w:ins w:id="737" w:author="Autor" w:date="2026-05-16T13:52:00Z" w16du:dateUtc="2026-05-16T11:52:00Z">
        <w:r w:rsidRPr="00257A6C">
          <w:rPr>
            <w:rFonts w:ascii="Arial" w:hAnsi="Arial" w:cs="Arial"/>
          </w:rPr>
          <w:t xml:space="preserve">using the excuse that the text is not available, </w:t>
        </w:r>
      </w:ins>
      <w:r w:rsidRPr="00257A6C">
        <w:rPr>
          <w:rFonts w:ascii="Arial" w:hAnsi="Arial" w:cs="Arial"/>
        </w:rPr>
        <w:t xml:space="preserve">the President of the Commission </w:t>
      </w:r>
      <w:del w:id="738" w:author="Autor" w:date="2026-05-16T13:52:00Z" w16du:dateUtc="2026-05-16T11:52:00Z">
        <w:r w:rsidR="00F67CDE" w:rsidRPr="00257A6C">
          <w:rPr>
            <w:rFonts w:ascii="Arial" w:hAnsi="Arial" w:cs="Arial"/>
          </w:rPr>
          <w:delText>would be</w:delText>
        </w:r>
      </w:del>
      <w:ins w:id="739" w:author="Autor" w:date="2026-05-16T13:52:00Z" w16du:dateUtc="2026-05-16T11:52:00Z">
        <w:r w:rsidRPr="00257A6C">
          <w:rPr>
            <w:rFonts w:ascii="Arial" w:hAnsi="Arial" w:cs="Arial"/>
          </w:rPr>
          <w:t>is being</w:t>
        </w:r>
      </w:ins>
      <w:r w:rsidRPr="00257A6C">
        <w:rPr>
          <w:rFonts w:ascii="Arial" w:hAnsi="Arial" w:cs="Arial"/>
        </w:rPr>
        <w:t xml:space="preserve"> denied </w:t>
      </w:r>
      <w:del w:id="740" w:author="Autor" w:date="2026-05-16T13:52:00Z" w16du:dateUtc="2026-05-16T11:52:00Z">
        <w:r w:rsidR="00F67CDE" w:rsidRPr="00257A6C">
          <w:rPr>
            <w:rFonts w:ascii="Arial" w:hAnsi="Arial" w:cs="Arial"/>
          </w:rPr>
          <w:delText>his</w:delText>
        </w:r>
      </w:del>
      <w:ins w:id="741" w:author="Autor" w:date="2026-05-16T13:52:00Z" w16du:dateUtc="2026-05-16T11:52:00Z">
        <w:r w:rsidRPr="00257A6C">
          <w:rPr>
            <w:rFonts w:ascii="Arial" w:hAnsi="Arial" w:cs="Arial"/>
          </w:rPr>
          <w:t>the</w:t>
        </w:r>
      </w:ins>
      <w:r w:rsidRPr="00257A6C">
        <w:rPr>
          <w:rFonts w:ascii="Arial" w:hAnsi="Arial" w:cs="Arial"/>
        </w:rPr>
        <w:t xml:space="preserve"> right to speak in this </w:t>
      </w:r>
      <w:del w:id="742" w:author="Autor" w:date="2026-05-16T13:52:00Z" w16du:dateUtc="2026-05-16T11:52:00Z">
        <w:r w:rsidR="00F67CDE" w:rsidRPr="00257A6C">
          <w:rPr>
            <w:rFonts w:ascii="Arial" w:hAnsi="Arial" w:cs="Arial"/>
          </w:rPr>
          <w:delText>Parliament</w:delText>
        </w:r>
      </w:del>
      <w:ins w:id="743" w:author="Autor" w:date="2026-05-16T13:52:00Z" w16du:dateUtc="2026-05-16T11:52:00Z">
        <w:r w:rsidRPr="00257A6C">
          <w:rPr>
            <w:rFonts w:ascii="Arial" w:hAnsi="Arial" w:cs="Arial"/>
          </w:rPr>
          <w:t>House,</w:t>
        </w:r>
      </w:ins>
      <w:r w:rsidRPr="00257A6C">
        <w:rPr>
          <w:rFonts w:ascii="Arial" w:hAnsi="Arial" w:cs="Arial"/>
        </w:rPr>
        <w:t xml:space="preserve"> and</w:t>
      </w:r>
      <w:del w:id="744" w:author="Autor" w:date="2026-05-16T13:52:00Z" w16du:dateUtc="2026-05-16T11:52:00Z">
        <w:r w:rsidR="00F67CDE" w:rsidRPr="00257A6C">
          <w:rPr>
            <w:rFonts w:ascii="Arial" w:hAnsi="Arial" w:cs="Arial"/>
          </w:rPr>
          <w:delText>,</w:delText>
        </w:r>
      </w:del>
      <w:r w:rsidRPr="00257A6C">
        <w:rPr>
          <w:rFonts w:ascii="Arial" w:hAnsi="Arial" w:cs="Arial"/>
        </w:rPr>
        <w:t xml:space="preserve"> on the other hand, </w:t>
      </w:r>
      <w:del w:id="745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there would be </w:delText>
        </w:r>
      </w:del>
      <w:r w:rsidRPr="00257A6C">
        <w:rPr>
          <w:rFonts w:ascii="Arial" w:hAnsi="Arial" w:cs="Arial"/>
        </w:rPr>
        <w:t xml:space="preserve">a debate on </w:t>
      </w:r>
      <w:del w:id="746" w:author="Autor" w:date="2026-05-16T13:52:00Z" w16du:dateUtc="2026-05-16T11:52:00Z">
        <w:r w:rsidR="00F67CDE" w:rsidRPr="00257A6C">
          <w:rPr>
            <w:rFonts w:ascii="Arial" w:hAnsi="Arial" w:cs="Arial"/>
          </w:rPr>
          <w:delText>a</w:delText>
        </w:r>
      </w:del>
      <w:ins w:id="747" w:author="Autor" w:date="2026-05-16T13:52:00Z" w16du:dateUtc="2026-05-16T11:52:00Z">
        <w:r w:rsidRPr="00257A6C">
          <w:rPr>
            <w:rFonts w:ascii="Arial" w:hAnsi="Arial" w:cs="Arial"/>
          </w:rPr>
          <w:t>the</w:t>
        </w:r>
      </w:ins>
      <w:r w:rsidRPr="00257A6C">
        <w:rPr>
          <w:rFonts w:ascii="Arial" w:hAnsi="Arial" w:cs="Arial"/>
        </w:rPr>
        <w:t xml:space="preserve"> reform </w:t>
      </w:r>
      <w:del w:id="748" w:author="Autor" w:date="2026-05-16T13:52:00Z" w16du:dateUtc="2026-05-16T11:52:00Z">
        <w:r w:rsidR="00F67CDE" w:rsidRPr="00257A6C">
          <w:rPr>
            <w:rFonts w:ascii="Arial" w:hAnsi="Arial" w:cs="Arial"/>
          </w:rPr>
          <w:delText>when Parliament had no prior knowledge of</w:delText>
        </w:r>
      </w:del>
      <w:ins w:id="749" w:author="Autor" w:date="2026-05-16T13:52:00Z" w16du:dateUtc="2026-05-16T11:52:00Z">
        <w:r w:rsidRPr="00257A6C">
          <w:rPr>
            <w:rFonts w:ascii="Arial" w:hAnsi="Arial" w:cs="Arial"/>
          </w:rPr>
          <w:t>would take place without this House having first been able to read</w:t>
        </w:r>
      </w:ins>
      <w:r w:rsidRPr="00257A6C">
        <w:rPr>
          <w:rFonts w:ascii="Arial" w:hAnsi="Arial" w:cs="Arial"/>
        </w:rPr>
        <w:t xml:space="preserve"> the texts on which </w:t>
      </w:r>
      <w:del w:id="750" w:author="Autor" w:date="2026-05-16T13:52:00Z" w16du:dateUtc="2026-05-16T11:52:00Z">
        <w:r w:rsidR="00F67CDE" w:rsidRPr="00257A6C">
          <w:rPr>
            <w:rFonts w:ascii="Arial" w:hAnsi="Arial" w:cs="Arial"/>
          </w:rPr>
          <w:delText>it</w:delText>
        </w:r>
      </w:del>
      <w:ins w:id="751" w:author="Autor" w:date="2026-05-16T13:52:00Z" w16du:dateUtc="2026-05-16T11:52:00Z">
        <w:r w:rsidRPr="00257A6C">
          <w:rPr>
            <w:rFonts w:ascii="Arial" w:hAnsi="Arial" w:cs="Arial"/>
          </w:rPr>
          <w:t>the debate</w:t>
        </w:r>
      </w:ins>
      <w:r w:rsidRPr="00257A6C">
        <w:rPr>
          <w:rFonts w:ascii="Arial" w:hAnsi="Arial" w:cs="Arial"/>
        </w:rPr>
        <w:t xml:space="preserve"> is based.</w:t>
      </w:r>
    </w:p>
    <w:p w14:paraId="7F17C837" w14:textId="77777777" w:rsidR="00D70D2D" w:rsidRPr="00257A6C" w:rsidRDefault="00F67CDE" w:rsidP="00D70D2D">
      <w:pPr>
        <w:pStyle w:val="NurText"/>
        <w:rPr>
          <w:rFonts w:ascii="Arial" w:hAnsi="Arial" w:cs="Arial"/>
        </w:rPr>
      </w:pPr>
      <w:del w:id="752" w:author="Autor" w:date="2026-05-16T13:52:00Z" w16du:dateUtc="2026-05-16T11:52:00Z">
        <w:r w:rsidRPr="00257A6C">
          <w:rPr>
            <w:rFonts w:ascii="Arial" w:hAnsi="Arial" w:cs="Arial"/>
          </w:rPr>
          <w:delText>Therefore</w:delText>
        </w:r>
      </w:del>
      <w:ins w:id="753" w:author="Autor" w:date="2026-05-16T13:52:00Z" w16du:dateUtc="2026-05-16T11:52:00Z">
        <w:r w:rsidR="00D70D2D" w:rsidRPr="00257A6C">
          <w:rPr>
            <w:rFonts w:ascii="Arial" w:hAnsi="Arial" w:cs="Arial"/>
          </w:rPr>
          <w:t>I therefore ask you</w:t>
        </w:r>
      </w:ins>
      <w:r w:rsidR="00D70D2D" w:rsidRPr="00257A6C">
        <w:rPr>
          <w:rFonts w:ascii="Arial" w:hAnsi="Arial" w:cs="Arial"/>
        </w:rPr>
        <w:t xml:space="preserve">, Madam President, </w:t>
      </w:r>
      <w:del w:id="754" w:author="Autor" w:date="2026-05-16T13:52:00Z" w16du:dateUtc="2026-05-16T11:52:00Z">
        <w:r w:rsidRPr="00257A6C">
          <w:rPr>
            <w:rFonts w:ascii="Arial" w:hAnsi="Arial" w:cs="Arial"/>
          </w:rPr>
          <w:delText xml:space="preserve">I would ask you </w:delText>
        </w:r>
      </w:del>
      <w:r w:rsidR="00D70D2D" w:rsidRPr="00257A6C">
        <w:rPr>
          <w:rFonts w:ascii="Arial" w:hAnsi="Arial" w:cs="Arial"/>
        </w:rPr>
        <w:t xml:space="preserve">to request </w:t>
      </w:r>
      <w:del w:id="755" w:author="Autor" w:date="2026-05-16T13:52:00Z" w16du:dateUtc="2026-05-16T11:52:00Z">
        <w:r w:rsidRPr="00257A6C">
          <w:rPr>
            <w:rFonts w:ascii="Arial" w:hAnsi="Arial" w:cs="Arial"/>
          </w:rPr>
          <w:delText xml:space="preserve">that </w:delText>
        </w:r>
      </w:del>
      <w:r w:rsidR="00D70D2D" w:rsidRPr="00257A6C">
        <w:rPr>
          <w:rFonts w:ascii="Arial" w:hAnsi="Arial" w:cs="Arial"/>
        </w:rPr>
        <w:t xml:space="preserve">the Commission </w:t>
      </w:r>
      <w:del w:id="756" w:author="Autor" w:date="2026-05-16T13:52:00Z" w16du:dateUtc="2026-05-16T11:52:00Z">
        <w:r w:rsidRPr="00257A6C">
          <w:rPr>
            <w:rFonts w:ascii="Arial" w:hAnsi="Arial" w:cs="Arial"/>
          </w:rPr>
          <w:delText>express its opinion on this issue</w:delText>
        </w:r>
      </w:del>
      <w:ins w:id="757" w:author="Autor" w:date="2026-05-16T13:52:00Z" w16du:dateUtc="2026-05-16T11:52:00Z">
        <w:r w:rsidR="00D70D2D" w:rsidRPr="00257A6C">
          <w:rPr>
            <w:rFonts w:ascii="Arial" w:hAnsi="Arial" w:cs="Arial"/>
          </w:rPr>
          <w:t>to speak now</w:t>
        </w:r>
      </w:ins>
      <w:r w:rsidR="00D70D2D" w:rsidRPr="00257A6C">
        <w:rPr>
          <w:rFonts w:ascii="Arial" w:hAnsi="Arial" w:cs="Arial"/>
        </w:rPr>
        <w:t xml:space="preserve"> and </w:t>
      </w:r>
      <w:del w:id="758" w:author="Autor" w:date="2026-05-16T13:52:00Z" w16du:dateUtc="2026-05-16T11:52:00Z">
        <w:r w:rsidRPr="00257A6C">
          <w:rPr>
            <w:rFonts w:ascii="Arial" w:hAnsi="Arial" w:cs="Arial"/>
          </w:rPr>
          <w:delText xml:space="preserve">that we </w:delText>
        </w:r>
      </w:del>
      <w:r w:rsidR="00D70D2D" w:rsidRPr="00257A6C">
        <w:rPr>
          <w:rFonts w:ascii="Arial" w:hAnsi="Arial" w:cs="Arial"/>
        </w:rPr>
        <w:t xml:space="preserve">then </w:t>
      </w:r>
      <w:ins w:id="759" w:author="Autor" w:date="2026-05-16T13:52:00Z" w16du:dateUtc="2026-05-16T11:52:00Z">
        <w:r w:rsidR="00D70D2D" w:rsidRPr="00257A6C">
          <w:rPr>
            <w:rFonts w:ascii="Arial" w:hAnsi="Arial" w:cs="Arial"/>
          </w:rPr>
          <w:t xml:space="preserve">to </w:t>
        </w:r>
      </w:ins>
      <w:r w:rsidR="00D70D2D" w:rsidRPr="00257A6C">
        <w:rPr>
          <w:rFonts w:ascii="Arial" w:hAnsi="Arial" w:cs="Arial"/>
        </w:rPr>
        <w:t>proceed to the vote.</w:t>
      </w:r>
    </w:p>
    <w:p w14:paraId="4E68DD31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>(Applause from the PSE Group)</w:t>
      </w:r>
    </w:p>
    <w:p w14:paraId="27FA7A58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Madam President, </w:t>
      </w:r>
      <w:ins w:id="760" w:author="Autor" w:date="2026-05-16T13:52:00Z" w16du:dateUtc="2026-05-16T11:52:00Z">
        <w:r w:rsidRPr="00257A6C">
          <w:rPr>
            <w:rFonts w:ascii="Arial" w:hAnsi="Arial" w:cs="Arial"/>
          </w:rPr>
          <w:t xml:space="preserve">ladies and gentlemen, </w:t>
        </w:r>
      </w:ins>
      <w:r w:rsidRPr="00257A6C">
        <w:rPr>
          <w:rFonts w:ascii="Arial" w:hAnsi="Arial" w:cs="Arial"/>
        </w:rPr>
        <w:t xml:space="preserve">I </w:t>
      </w:r>
      <w:del w:id="761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really </w:delText>
        </w:r>
      </w:del>
      <w:r w:rsidRPr="00257A6C">
        <w:rPr>
          <w:rFonts w:ascii="Arial" w:hAnsi="Arial" w:cs="Arial"/>
        </w:rPr>
        <w:t xml:space="preserve">am </w:t>
      </w:r>
      <w:del w:id="762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quite astonished at Mr Barón Crespo' s </w:delText>
        </w:r>
      </w:del>
      <w:ins w:id="763" w:author="Autor" w:date="2026-05-16T13:52:00Z" w16du:dateUtc="2026-05-16T11:52:00Z">
        <w:r w:rsidRPr="00257A6C">
          <w:rPr>
            <w:rFonts w:ascii="Arial" w:hAnsi="Arial" w:cs="Arial"/>
          </w:rPr>
          <w:t xml:space="preserve">somewhat surprised by the </w:t>
        </w:r>
      </w:ins>
      <w:r w:rsidRPr="00257A6C">
        <w:rPr>
          <w:rFonts w:ascii="Arial" w:hAnsi="Arial" w:cs="Arial"/>
        </w:rPr>
        <w:t xml:space="preserve">behaviour </w:t>
      </w:r>
      <w:del w:id="764" w:author="Autor" w:date="2026-05-16T13:52:00Z" w16du:dateUtc="2026-05-16T11:52:00Z">
        <w:r w:rsidR="00F67CDE" w:rsidRPr="00257A6C">
          <w:rPr>
            <w:rFonts w:ascii="Arial" w:hAnsi="Arial" w:cs="Arial"/>
          </w:rPr>
          <w:delText>and the fact that he</w:delText>
        </w:r>
      </w:del>
      <w:ins w:id="765" w:author="Autor" w:date="2026-05-16T13:52:00Z" w16du:dateUtc="2026-05-16T11:52:00Z">
        <w:r w:rsidRPr="00257A6C">
          <w:rPr>
            <w:rFonts w:ascii="Arial" w:hAnsi="Arial" w:cs="Arial"/>
          </w:rPr>
          <w:t xml:space="preserve">of Mr </w:t>
        </w:r>
        <w:proofErr w:type="spellStart"/>
        <w:r w:rsidRPr="00257A6C">
          <w:rPr>
            <w:rFonts w:ascii="Arial" w:hAnsi="Arial" w:cs="Arial"/>
          </w:rPr>
          <w:t>Barón</w:t>
        </w:r>
        <w:proofErr w:type="spellEnd"/>
        <w:r w:rsidRPr="00257A6C">
          <w:rPr>
            <w:rFonts w:ascii="Arial" w:hAnsi="Arial" w:cs="Arial"/>
          </w:rPr>
          <w:t xml:space="preserve"> Crespo, who</w:t>
        </w:r>
      </w:ins>
      <w:r w:rsidRPr="00257A6C">
        <w:rPr>
          <w:rFonts w:ascii="Arial" w:hAnsi="Arial" w:cs="Arial"/>
        </w:rPr>
        <w:t xml:space="preserve"> is now </w:t>
      </w:r>
      <w:del w:id="766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asking for </w:delText>
        </w:r>
      </w:del>
      <w:ins w:id="767" w:author="Autor" w:date="2026-05-16T13:52:00Z" w16du:dateUtc="2026-05-16T11:52:00Z">
        <w:r w:rsidRPr="00257A6C">
          <w:rPr>
            <w:rFonts w:ascii="Arial" w:hAnsi="Arial" w:cs="Arial"/>
          </w:rPr>
          <w:t xml:space="preserve">demanding that </w:t>
        </w:r>
      </w:ins>
      <w:r w:rsidRPr="00257A6C">
        <w:rPr>
          <w:rFonts w:ascii="Arial" w:hAnsi="Arial" w:cs="Arial"/>
        </w:rPr>
        <w:t xml:space="preserve">this item </w:t>
      </w:r>
      <w:del w:id="768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to </w:delText>
        </w:r>
      </w:del>
      <w:r w:rsidRPr="00257A6C">
        <w:rPr>
          <w:rFonts w:ascii="Arial" w:hAnsi="Arial" w:cs="Arial"/>
        </w:rPr>
        <w:t xml:space="preserve">be </w:t>
      </w:r>
      <w:del w:id="769" w:author="Autor" w:date="2026-05-16T13:52:00Z" w16du:dateUtc="2026-05-16T11:52:00Z">
        <w:r w:rsidR="00F67CDE" w:rsidRPr="00257A6C">
          <w:rPr>
            <w:rFonts w:ascii="Arial" w:hAnsi="Arial" w:cs="Arial"/>
          </w:rPr>
          <w:delText>put</w:delText>
        </w:r>
      </w:del>
      <w:ins w:id="770" w:author="Autor" w:date="2026-05-16T13:52:00Z" w16du:dateUtc="2026-05-16T11:52:00Z">
        <w:r w:rsidRPr="00257A6C">
          <w:rPr>
            <w:rFonts w:ascii="Arial" w:hAnsi="Arial" w:cs="Arial"/>
          </w:rPr>
          <w:t>placed</w:t>
        </w:r>
      </w:ins>
      <w:r w:rsidRPr="00257A6C">
        <w:rPr>
          <w:rFonts w:ascii="Arial" w:hAnsi="Arial" w:cs="Arial"/>
        </w:rPr>
        <w:t xml:space="preserve"> on </w:t>
      </w:r>
      <w:del w:id="771" w:author="Autor" w:date="2026-05-16T13:52:00Z" w16du:dateUtc="2026-05-16T11:52:00Z">
        <w:r w:rsidR="00F67CDE" w:rsidRPr="00257A6C">
          <w:rPr>
            <w:rFonts w:ascii="Arial" w:hAnsi="Arial" w:cs="Arial"/>
          </w:rPr>
          <w:delText>Wednesday's</w:delText>
        </w:r>
      </w:del>
      <w:ins w:id="772" w:author="Autor" w:date="2026-05-16T13:52:00Z" w16du:dateUtc="2026-05-16T11:52:00Z">
        <w:r w:rsidRPr="00257A6C">
          <w:rPr>
            <w:rFonts w:ascii="Arial" w:hAnsi="Arial" w:cs="Arial"/>
          </w:rPr>
          <w:t>Wednesday’s</w:t>
        </w:r>
      </w:ins>
      <w:r w:rsidRPr="00257A6C">
        <w:rPr>
          <w:rFonts w:ascii="Arial" w:hAnsi="Arial" w:cs="Arial"/>
        </w:rPr>
        <w:t xml:space="preserve"> agenda.</w:t>
      </w:r>
    </w:p>
    <w:p w14:paraId="48740C6F" w14:textId="77777777" w:rsidR="00F67CDE" w:rsidRPr="00257A6C" w:rsidRDefault="00D70D2D" w:rsidP="00F67CDE">
      <w:pPr>
        <w:pStyle w:val="NurText"/>
        <w:rPr>
          <w:del w:id="773" w:author="Autor" w:date="2026-05-16T13:52:00Z" w16du:dateUtc="2026-05-16T11:52:00Z"/>
          <w:rFonts w:ascii="Arial" w:hAnsi="Arial" w:cs="Arial"/>
        </w:rPr>
      </w:pPr>
      <w:r w:rsidRPr="00257A6C">
        <w:rPr>
          <w:rFonts w:ascii="Arial" w:hAnsi="Arial" w:cs="Arial"/>
        </w:rPr>
        <w:t xml:space="preserve">Mr </w:t>
      </w:r>
      <w:proofErr w:type="spellStart"/>
      <w:r w:rsidRPr="00257A6C">
        <w:rPr>
          <w:rFonts w:ascii="Arial" w:hAnsi="Arial" w:cs="Arial"/>
        </w:rPr>
        <w:t>Barón</w:t>
      </w:r>
      <w:proofErr w:type="spellEnd"/>
      <w:r w:rsidRPr="00257A6C">
        <w:rPr>
          <w:rFonts w:ascii="Arial" w:hAnsi="Arial" w:cs="Arial"/>
        </w:rPr>
        <w:t xml:space="preserve"> Crespo, you were unable to attend </w:t>
      </w:r>
      <w:del w:id="774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the Conference of Presidents </w:delText>
        </w:r>
      </w:del>
      <w:r w:rsidRPr="00257A6C">
        <w:rPr>
          <w:rFonts w:ascii="Arial" w:hAnsi="Arial" w:cs="Arial"/>
        </w:rPr>
        <w:t xml:space="preserve">last </w:t>
      </w:r>
      <w:del w:id="775" w:author="Autor" w:date="2026-05-16T13:52:00Z" w16du:dateUtc="2026-05-16T11:52:00Z">
        <w:r w:rsidR="00F67CDE" w:rsidRPr="00257A6C">
          <w:rPr>
            <w:rFonts w:ascii="Arial" w:hAnsi="Arial" w:cs="Arial"/>
          </w:rPr>
          <w:delText>Thursday.</w:delText>
        </w:r>
      </w:del>
    </w:p>
    <w:p w14:paraId="4F3437C4" w14:textId="77777777" w:rsidR="00D70D2D" w:rsidRPr="00257A6C" w:rsidRDefault="00D70D2D" w:rsidP="00D70D2D">
      <w:pPr>
        <w:pStyle w:val="NurText"/>
        <w:rPr>
          <w:ins w:id="776" w:author="Autor" w:date="2026-05-16T13:52:00Z" w16du:dateUtc="2026-05-16T11:52:00Z"/>
          <w:rFonts w:ascii="Arial" w:hAnsi="Arial" w:cs="Arial"/>
        </w:rPr>
      </w:pPr>
      <w:ins w:id="777" w:author="Autor" w:date="2026-05-16T13:52:00Z" w16du:dateUtc="2026-05-16T11:52:00Z">
        <w:r w:rsidRPr="00257A6C">
          <w:rPr>
            <w:rFonts w:ascii="Arial" w:hAnsi="Arial" w:cs="Arial"/>
          </w:rPr>
          <w:lastRenderedPageBreak/>
          <w:t>Thursday’s Conference of Presidents.</w:t>
        </w:r>
      </w:ins>
    </w:p>
    <w:p w14:paraId="270DCC1A" w14:textId="77777777" w:rsidR="00F67CDE" w:rsidRPr="00257A6C" w:rsidRDefault="00D70D2D" w:rsidP="00F67CDE">
      <w:pPr>
        <w:pStyle w:val="NurText"/>
        <w:rPr>
          <w:del w:id="778" w:author="Autor" w:date="2026-05-16T13:52:00Z" w16du:dateUtc="2026-05-16T11:52:00Z"/>
          <w:rFonts w:ascii="Arial" w:hAnsi="Arial" w:cs="Arial"/>
        </w:rPr>
      </w:pPr>
      <w:r w:rsidRPr="00257A6C">
        <w:rPr>
          <w:rFonts w:ascii="Arial" w:hAnsi="Arial" w:cs="Arial"/>
        </w:rPr>
        <w:t xml:space="preserve">I am not criticising </w:t>
      </w:r>
      <w:del w:id="779" w:author="Autor" w:date="2026-05-16T13:52:00Z" w16du:dateUtc="2026-05-16T11:52:00Z">
        <w:r w:rsidR="00F67CDE" w:rsidRPr="00257A6C">
          <w:rPr>
            <w:rFonts w:ascii="Arial" w:hAnsi="Arial" w:cs="Arial"/>
          </w:rPr>
          <w:delText>this</w:delText>
        </w:r>
      </w:del>
      <w:ins w:id="780" w:author="Autor" w:date="2026-05-16T13:52:00Z" w16du:dateUtc="2026-05-16T11:52:00Z">
        <w:r w:rsidRPr="00257A6C">
          <w:rPr>
            <w:rFonts w:ascii="Arial" w:hAnsi="Arial" w:cs="Arial"/>
          </w:rPr>
          <w:t>that</w:t>
        </w:r>
      </w:ins>
      <w:r w:rsidRPr="00257A6C">
        <w:rPr>
          <w:rFonts w:ascii="Arial" w:hAnsi="Arial" w:cs="Arial"/>
        </w:rPr>
        <w:t xml:space="preserve">; it </w:t>
      </w:r>
      <w:del w:id="781" w:author="Autor" w:date="2026-05-16T13:52:00Z" w16du:dateUtc="2026-05-16T11:52:00Z">
        <w:r w:rsidR="00F67CDE" w:rsidRPr="00257A6C">
          <w:rPr>
            <w:rFonts w:ascii="Arial" w:hAnsi="Arial" w:cs="Arial"/>
          </w:rPr>
          <w:delText>happens</w:delText>
        </w:r>
      </w:del>
      <w:ins w:id="782" w:author="Autor" w:date="2026-05-16T13:52:00Z" w16du:dateUtc="2026-05-16T11:52:00Z">
        <w:r w:rsidRPr="00257A6C">
          <w:rPr>
            <w:rFonts w:ascii="Arial" w:hAnsi="Arial" w:cs="Arial"/>
          </w:rPr>
          <w:t>does happen</w:t>
        </w:r>
      </w:ins>
      <w:r w:rsidRPr="00257A6C">
        <w:rPr>
          <w:rFonts w:ascii="Arial" w:hAnsi="Arial" w:cs="Arial"/>
        </w:rPr>
        <w:t xml:space="preserve"> from time to time that </w:t>
      </w:r>
      <w:del w:id="783" w:author="Autor" w:date="2026-05-16T13:52:00Z" w16du:dateUtc="2026-05-16T11:52:00Z">
        <w:r w:rsidR="00F67CDE" w:rsidRPr="00257A6C">
          <w:rPr>
            <w:rFonts w:ascii="Arial" w:hAnsi="Arial" w:cs="Arial"/>
          </w:rPr>
          <w:delText>people send someone to represent them.</w:delText>
        </w:r>
      </w:del>
    </w:p>
    <w:p w14:paraId="214C4414" w14:textId="77777777" w:rsidR="00D70D2D" w:rsidRPr="00257A6C" w:rsidRDefault="00D70D2D" w:rsidP="00D70D2D">
      <w:pPr>
        <w:pStyle w:val="NurText"/>
        <w:rPr>
          <w:ins w:id="784" w:author="Autor" w:date="2026-05-16T13:52:00Z" w16du:dateUtc="2026-05-16T11:52:00Z"/>
          <w:rFonts w:ascii="Arial" w:hAnsi="Arial" w:cs="Arial"/>
        </w:rPr>
      </w:pPr>
      <w:ins w:id="785" w:author="Autor" w:date="2026-05-16T13:52:00Z" w16du:dateUtc="2026-05-16T11:52:00Z">
        <w:r w:rsidRPr="00257A6C">
          <w:rPr>
            <w:rFonts w:ascii="Arial" w:hAnsi="Arial" w:cs="Arial"/>
          </w:rPr>
          <w:t>one is represented by a proxy.</w:t>
        </w:r>
      </w:ins>
    </w:p>
    <w:p w14:paraId="575BC9C0" w14:textId="77777777" w:rsidR="00F67CDE" w:rsidRPr="00257A6C" w:rsidRDefault="00D70D2D" w:rsidP="00F67CDE">
      <w:pPr>
        <w:pStyle w:val="NurText"/>
        <w:rPr>
          <w:del w:id="786" w:author="Autor" w:date="2026-05-16T13:52:00Z" w16du:dateUtc="2026-05-16T11:52:00Z"/>
          <w:rFonts w:ascii="Arial" w:hAnsi="Arial" w:cs="Arial"/>
        </w:rPr>
      </w:pPr>
      <w:r w:rsidRPr="00257A6C">
        <w:rPr>
          <w:rFonts w:ascii="Arial" w:hAnsi="Arial" w:cs="Arial"/>
        </w:rPr>
        <w:t xml:space="preserve">Mr </w:t>
      </w:r>
      <w:proofErr w:type="spellStart"/>
      <w:r w:rsidRPr="00257A6C">
        <w:rPr>
          <w:rFonts w:ascii="Arial" w:hAnsi="Arial" w:cs="Arial"/>
        </w:rPr>
        <w:t>Hänsch</w:t>
      </w:r>
      <w:proofErr w:type="spellEnd"/>
      <w:r w:rsidRPr="00257A6C">
        <w:rPr>
          <w:rFonts w:ascii="Arial" w:hAnsi="Arial" w:cs="Arial"/>
        </w:rPr>
        <w:t xml:space="preserve"> represented you </w:t>
      </w:r>
      <w:del w:id="787" w:author="Autor" w:date="2026-05-16T13:52:00Z" w16du:dateUtc="2026-05-16T11:52:00Z">
        <w:r w:rsidR="00F67CDE" w:rsidRPr="00257A6C">
          <w:rPr>
            <w:rFonts w:ascii="Arial" w:hAnsi="Arial" w:cs="Arial"/>
          </w:rPr>
          <w:delText>on this occasion.</w:delText>
        </w:r>
      </w:del>
    </w:p>
    <w:p w14:paraId="05DC7FFF" w14:textId="77777777" w:rsidR="00D70D2D" w:rsidRPr="00257A6C" w:rsidRDefault="00F67CDE" w:rsidP="00D70D2D">
      <w:pPr>
        <w:pStyle w:val="NurText"/>
        <w:rPr>
          <w:ins w:id="788" w:author="Autor" w:date="2026-05-16T13:52:00Z" w16du:dateUtc="2026-05-16T11:52:00Z"/>
          <w:rFonts w:ascii="Arial" w:hAnsi="Arial" w:cs="Arial"/>
        </w:rPr>
      </w:pPr>
      <w:del w:id="789" w:author="Autor" w:date="2026-05-16T13:52:00Z" w16du:dateUtc="2026-05-16T11:52:00Z">
        <w:r w:rsidRPr="00257A6C">
          <w:rPr>
            <w:rFonts w:ascii="Arial" w:hAnsi="Arial" w:cs="Arial"/>
          </w:rPr>
          <w:delText>In</w:delText>
        </w:r>
      </w:del>
      <w:ins w:id="790" w:author="Autor" w:date="2026-05-16T13:52:00Z" w16du:dateUtc="2026-05-16T11:52:00Z">
        <w:r w:rsidR="00D70D2D" w:rsidRPr="00257A6C">
          <w:rPr>
            <w:rFonts w:ascii="Arial" w:hAnsi="Arial" w:cs="Arial"/>
          </w:rPr>
          <w:t>there.</w:t>
        </w:r>
      </w:ins>
    </w:p>
    <w:p w14:paraId="7757AF73" w14:textId="77777777" w:rsidR="00F67CDE" w:rsidRPr="00257A6C" w:rsidRDefault="00D70D2D" w:rsidP="00F67CDE">
      <w:pPr>
        <w:pStyle w:val="NurText"/>
        <w:rPr>
          <w:del w:id="791" w:author="Autor" w:date="2026-05-16T13:52:00Z" w16du:dateUtc="2026-05-16T11:52:00Z"/>
          <w:rFonts w:ascii="Arial" w:hAnsi="Arial" w:cs="Arial"/>
        </w:rPr>
      </w:pPr>
      <w:ins w:id="792" w:author="Autor" w:date="2026-05-16T13:52:00Z" w16du:dateUtc="2026-05-16T11:52:00Z">
        <w:r w:rsidRPr="00257A6C">
          <w:rPr>
            <w:rFonts w:ascii="Arial" w:hAnsi="Arial" w:cs="Arial"/>
          </w:rPr>
          <w:t>We held a detailed debate in</w:t>
        </w:r>
      </w:ins>
      <w:r w:rsidRPr="00257A6C">
        <w:rPr>
          <w:rFonts w:ascii="Arial" w:hAnsi="Arial" w:cs="Arial"/>
        </w:rPr>
        <w:t xml:space="preserve"> the Conference of Presidents</w:t>
      </w:r>
      <w:del w:id="793" w:author="Autor" w:date="2026-05-16T13:52:00Z" w16du:dateUtc="2026-05-16T11:52:00Z">
        <w:r w:rsidR="00F67CDE" w:rsidRPr="00257A6C">
          <w:rPr>
            <w:rFonts w:ascii="Arial" w:hAnsi="Arial" w:cs="Arial"/>
          </w:rPr>
          <w:delText>, we had an in-depth discussion.</w:delText>
        </w:r>
      </w:del>
    </w:p>
    <w:p w14:paraId="77270D1C" w14:textId="77777777" w:rsidR="00D70D2D" w:rsidRPr="00257A6C" w:rsidRDefault="00F67CDE" w:rsidP="00D70D2D">
      <w:pPr>
        <w:pStyle w:val="NurText"/>
        <w:rPr>
          <w:ins w:id="794" w:author="Autor" w:date="2026-05-16T13:52:00Z" w16du:dateUtc="2026-05-16T11:52:00Z"/>
          <w:rFonts w:ascii="Arial" w:hAnsi="Arial" w:cs="Arial"/>
        </w:rPr>
      </w:pPr>
      <w:del w:id="795" w:author="Autor" w:date="2026-05-16T13:52:00Z" w16du:dateUtc="2026-05-16T11:52:00Z">
        <w:r w:rsidRPr="00257A6C">
          <w:rPr>
            <w:rFonts w:ascii="Arial" w:hAnsi="Arial" w:cs="Arial"/>
          </w:rPr>
          <w:delText>Your Group was alone in advocating what</w:delText>
        </w:r>
      </w:del>
      <w:ins w:id="796" w:author="Autor" w:date="2026-05-16T13:52:00Z" w16du:dateUtc="2026-05-16T11:52:00Z">
        <w:r w:rsidR="00D70D2D" w:rsidRPr="00257A6C">
          <w:rPr>
            <w:rFonts w:ascii="Arial" w:hAnsi="Arial" w:cs="Arial"/>
          </w:rPr>
          <w:t>.</w:t>
        </w:r>
      </w:ins>
    </w:p>
    <w:p w14:paraId="302EE335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ins w:id="797" w:author="Autor" w:date="2026-05-16T13:52:00Z" w16du:dateUtc="2026-05-16T11:52:00Z">
        <w:r w:rsidRPr="00257A6C">
          <w:rPr>
            <w:rFonts w:ascii="Arial" w:hAnsi="Arial" w:cs="Arial"/>
          </w:rPr>
          <w:t>Only your group supported the view</w:t>
        </w:r>
      </w:ins>
      <w:r w:rsidRPr="00257A6C">
        <w:rPr>
          <w:rFonts w:ascii="Arial" w:hAnsi="Arial" w:cs="Arial"/>
        </w:rPr>
        <w:t xml:space="preserve"> you are </w:t>
      </w:r>
      <w:del w:id="798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saying </w:delText>
        </w:r>
      </w:del>
      <w:r w:rsidRPr="00257A6C">
        <w:rPr>
          <w:rFonts w:ascii="Arial" w:hAnsi="Arial" w:cs="Arial"/>
        </w:rPr>
        <w:t>now</w:t>
      </w:r>
      <w:ins w:id="799" w:author="Autor" w:date="2026-05-16T13:52:00Z" w16du:dateUtc="2026-05-16T11:52:00Z">
        <w:r w:rsidRPr="00257A6C">
          <w:rPr>
            <w:rFonts w:ascii="Arial" w:hAnsi="Arial" w:cs="Arial"/>
          </w:rPr>
          <w:t xml:space="preserve"> expressing</w:t>
        </w:r>
      </w:ins>
      <w:r w:rsidRPr="00257A6C">
        <w:rPr>
          <w:rFonts w:ascii="Arial" w:hAnsi="Arial" w:cs="Arial"/>
        </w:rPr>
        <w:t>.</w:t>
      </w:r>
    </w:p>
    <w:p w14:paraId="73B33CA7" w14:textId="77777777" w:rsidR="00F67CDE" w:rsidRPr="00257A6C" w:rsidRDefault="00D70D2D" w:rsidP="00F67CDE">
      <w:pPr>
        <w:pStyle w:val="NurText"/>
        <w:rPr>
          <w:del w:id="800" w:author="Autor" w:date="2026-05-16T13:52:00Z" w16du:dateUtc="2026-05-16T11:52:00Z"/>
          <w:rFonts w:ascii="Arial" w:hAnsi="Arial" w:cs="Arial"/>
        </w:rPr>
      </w:pPr>
      <w:r w:rsidRPr="00257A6C">
        <w:rPr>
          <w:rFonts w:ascii="Arial" w:hAnsi="Arial" w:cs="Arial"/>
        </w:rPr>
        <w:t xml:space="preserve">We then </w:t>
      </w:r>
      <w:del w:id="801" w:author="Autor" w:date="2026-05-16T13:52:00Z" w16du:dateUtc="2026-05-16T11:52:00Z">
        <w:r w:rsidR="00F67CDE" w:rsidRPr="00257A6C">
          <w:rPr>
            <w:rFonts w:ascii="Arial" w:hAnsi="Arial" w:cs="Arial"/>
          </w:rPr>
          <w:delText>put it to a vote.</w:delText>
        </w:r>
      </w:del>
    </w:p>
    <w:p w14:paraId="11CF41CC" w14:textId="77777777" w:rsidR="00D70D2D" w:rsidRPr="00257A6C" w:rsidRDefault="00F67CDE" w:rsidP="00D70D2D">
      <w:pPr>
        <w:pStyle w:val="NurText"/>
        <w:rPr>
          <w:ins w:id="802" w:author="Autor" w:date="2026-05-16T13:52:00Z" w16du:dateUtc="2026-05-16T11:52:00Z"/>
          <w:rFonts w:ascii="Arial" w:hAnsi="Arial" w:cs="Arial"/>
        </w:rPr>
      </w:pPr>
      <w:del w:id="803" w:author="Autor" w:date="2026-05-16T13:52:00Z" w16du:dateUtc="2026-05-16T11:52:00Z">
        <w:r w:rsidRPr="00257A6C">
          <w:rPr>
            <w:rFonts w:ascii="Arial" w:hAnsi="Arial" w:cs="Arial"/>
          </w:rPr>
          <w:delText>As you know, each chairman</w:delText>
        </w:r>
      </w:del>
      <w:ins w:id="804" w:author="Autor" w:date="2026-05-16T13:52:00Z" w16du:dateUtc="2026-05-16T11:52:00Z">
        <w:r w:rsidR="00D70D2D" w:rsidRPr="00257A6C">
          <w:rPr>
            <w:rFonts w:ascii="Arial" w:hAnsi="Arial" w:cs="Arial"/>
          </w:rPr>
          <w:t>voted.</w:t>
        </w:r>
      </w:ins>
    </w:p>
    <w:p w14:paraId="3E2AB7E6" w14:textId="77777777" w:rsidR="00F67CDE" w:rsidRPr="00257A6C" w:rsidRDefault="00D70D2D" w:rsidP="00F67CDE">
      <w:pPr>
        <w:pStyle w:val="NurText"/>
        <w:rPr>
          <w:del w:id="805" w:author="Autor" w:date="2026-05-16T13:52:00Z" w16du:dateUtc="2026-05-16T11:52:00Z"/>
          <w:rFonts w:ascii="Arial" w:hAnsi="Arial" w:cs="Arial"/>
        </w:rPr>
      </w:pPr>
      <w:ins w:id="806" w:author="Autor" w:date="2026-05-16T13:52:00Z" w16du:dateUtc="2026-05-16T11:52:00Z">
        <w:r w:rsidRPr="00257A6C">
          <w:rPr>
            <w:rFonts w:ascii="Arial" w:hAnsi="Arial" w:cs="Arial"/>
          </w:rPr>
          <w:t>Each chairperson</w:t>
        </w:r>
      </w:ins>
      <w:r w:rsidRPr="00257A6C">
        <w:rPr>
          <w:rFonts w:ascii="Arial" w:hAnsi="Arial" w:cs="Arial"/>
        </w:rPr>
        <w:t xml:space="preserve"> has </w:t>
      </w:r>
      <w:del w:id="807" w:author="Autor" w:date="2026-05-16T13:52:00Z" w16du:dateUtc="2026-05-16T11:52:00Z">
        <w:r w:rsidR="00F67CDE" w:rsidRPr="00257A6C">
          <w:rPr>
            <w:rFonts w:ascii="Arial" w:hAnsi="Arial" w:cs="Arial"/>
          </w:rPr>
          <w:delText>the same number of</w:delText>
        </w:r>
      </w:del>
      <w:ins w:id="808" w:author="Autor" w:date="2026-05-16T13:52:00Z" w16du:dateUtc="2026-05-16T11:52:00Z">
        <w:r w:rsidRPr="00257A6C">
          <w:rPr>
            <w:rFonts w:ascii="Arial" w:hAnsi="Arial" w:cs="Arial"/>
          </w:rPr>
          <w:t>as many</w:t>
        </w:r>
      </w:ins>
      <w:r w:rsidRPr="00257A6C">
        <w:rPr>
          <w:rFonts w:ascii="Arial" w:hAnsi="Arial" w:cs="Arial"/>
        </w:rPr>
        <w:t xml:space="preserve"> votes as </w:t>
      </w:r>
      <w:del w:id="809" w:author="Autor" w:date="2026-05-16T13:52:00Z" w16du:dateUtc="2026-05-16T11:52:00Z">
        <w:r w:rsidR="00F67CDE" w:rsidRPr="00257A6C">
          <w:rPr>
            <w:rFonts w:ascii="Arial" w:hAnsi="Arial" w:cs="Arial"/>
          </w:rPr>
          <w:delText>his Group has Members.</w:delText>
        </w:r>
      </w:del>
    </w:p>
    <w:p w14:paraId="571BE4E8" w14:textId="77777777" w:rsidR="00D70D2D" w:rsidRPr="00257A6C" w:rsidRDefault="00D70D2D" w:rsidP="00D70D2D">
      <w:pPr>
        <w:pStyle w:val="NurText"/>
        <w:rPr>
          <w:ins w:id="810" w:author="Autor" w:date="2026-05-16T13:52:00Z" w16du:dateUtc="2026-05-16T11:52:00Z"/>
          <w:rFonts w:ascii="Arial" w:hAnsi="Arial" w:cs="Arial"/>
        </w:rPr>
      </w:pPr>
      <w:ins w:id="811" w:author="Autor" w:date="2026-05-16T13:52:00Z" w16du:dateUtc="2026-05-16T11:52:00Z">
        <w:r w:rsidRPr="00257A6C">
          <w:rPr>
            <w:rFonts w:ascii="Arial" w:hAnsi="Arial" w:cs="Arial"/>
          </w:rPr>
          <w:t>there are members in their group.</w:t>
        </w:r>
      </w:ins>
    </w:p>
    <w:p w14:paraId="64298227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There was a vote on this </w:t>
      </w:r>
      <w:del w:id="812" w:author="Autor" w:date="2026-05-16T13:52:00Z" w16du:dateUtc="2026-05-16T11:52:00Z">
        <w:r w:rsidR="00F67CDE" w:rsidRPr="00257A6C">
          <w:rPr>
            <w:rFonts w:ascii="Arial" w:hAnsi="Arial" w:cs="Arial"/>
          </w:rPr>
          <w:delText>matter</w:delText>
        </w:r>
      </w:del>
      <w:ins w:id="813" w:author="Autor" w:date="2026-05-16T13:52:00Z" w16du:dateUtc="2026-05-16T11:52:00Z">
        <w:r w:rsidRPr="00257A6C">
          <w:rPr>
            <w:rFonts w:ascii="Arial" w:hAnsi="Arial" w:cs="Arial"/>
          </w:rPr>
          <w:t>point</w:t>
        </w:r>
      </w:ins>
      <w:r w:rsidRPr="00257A6C">
        <w:rPr>
          <w:rFonts w:ascii="Arial" w:hAnsi="Arial" w:cs="Arial"/>
        </w:rPr>
        <w:t>.</w:t>
      </w:r>
    </w:p>
    <w:p w14:paraId="27730542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As I recall, the </w:t>
      </w:r>
      <w:del w:id="814" w:author="Autor" w:date="2026-05-16T13:52:00Z" w16du:dateUtc="2026-05-16T11:52:00Z">
        <w:r w:rsidR="00F67CDE" w:rsidRPr="00257A6C">
          <w:rPr>
            <w:rFonts w:ascii="Arial" w:hAnsi="Arial" w:cs="Arial"/>
          </w:rPr>
          <w:delText>outcome</w:delText>
        </w:r>
      </w:del>
      <w:ins w:id="815" w:author="Autor" w:date="2026-05-16T13:52:00Z" w16du:dateUtc="2026-05-16T11:52:00Z">
        <w:r w:rsidRPr="00257A6C">
          <w:rPr>
            <w:rFonts w:ascii="Arial" w:hAnsi="Arial" w:cs="Arial"/>
          </w:rPr>
          <w:t>result</w:t>
        </w:r>
      </w:ins>
      <w:r w:rsidRPr="00257A6C">
        <w:rPr>
          <w:rFonts w:ascii="Arial" w:hAnsi="Arial" w:cs="Arial"/>
        </w:rPr>
        <w:t xml:space="preserve"> of </w:t>
      </w:r>
      <w:del w:id="816" w:author="Autor" w:date="2026-05-16T13:52:00Z" w16du:dateUtc="2026-05-16T11:52:00Z">
        <w:r w:rsidR="00F67CDE" w:rsidRPr="00257A6C">
          <w:rPr>
            <w:rFonts w:ascii="Arial" w:hAnsi="Arial" w:cs="Arial"/>
          </w:rPr>
          <w:delText>this</w:delText>
        </w:r>
      </w:del>
      <w:ins w:id="817" w:author="Autor" w:date="2026-05-16T13:52:00Z" w16du:dateUtc="2026-05-16T11:52:00Z">
        <w:r w:rsidRPr="00257A6C">
          <w:rPr>
            <w:rFonts w:ascii="Arial" w:hAnsi="Arial" w:cs="Arial"/>
          </w:rPr>
          <w:t>that</w:t>
        </w:r>
      </w:ins>
      <w:r w:rsidRPr="00257A6C">
        <w:rPr>
          <w:rFonts w:ascii="Arial" w:hAnsi="Arial" w:cs="Arial"/>
        </w:rPr>
        <w:t xml:space="preserve"> vote was 422 </w:t>
      </w:r>
      <w:del w:id="818" w:author="Autor" w:date="2026-05-16T13:52:00Z" w16du:dateUtc="2026-05-16T11:52:00Z">
        <w:r w:rsidR="00F67CDE" w:rsidRPr="00257A6C">
          <w:rPr>
            <w:rFonts w:ascii="Arial" w:hAnsi="Arial" w:cs="Arial"/>
          </w:rPr>
          <w:delText xml:space="preserve">votes </w:delText>
        </w:r>
      </w:del>
      <w:r w:rsidRPr="00257A6C">
        <w:rPr>
          <w:rFonts w:ascii="Arial" w:hAnsi="Arial" w:cs="Arial"/>
        </w:rPr>
        <w:t>to 180</w:t>
      </w:r>
      <w:ins w:id="819" w:author="Autor" w:date="2026-05-16T13:52:00Z" w16du:dateUtc="2026-05-16T11:52:00Z">
        <w:r w:rsidRPr="00257A6C">
          <w:rPr>
            <w:rFonts w:ascii="Arial" w:hAnsi="Arial" w:cs="Arial"/>
          </w:rPr>
          <w:t>,</w:t>
        </w:r>
      </w:ins>
      <w:r w:rsidRPr="00257A6C">
        <w:rPr>
          <w:rFonts w:ascii="Arial" w:hAnsi="Arial" w:cs="Arial"/>
        </w:rPr>
        <w:t xml:space="preserve"> with a few abstentions.</w:t>
      </w:r>
    </w:p>
    <w:p w14:paraId="029D8ED2" w14:textId="77777777" w:rsidR="00D70D2D" w:rsidRPr="00257A6C" w:rsidRDefault="00F67CDE" w:rsidP="00D70D2D">
      <w:pPr>
        <w:pStyle w:val="NurText"/>
        <w:rPr>
          <w:rFonts w:ascii="Arial" w:hAnsi="Arial" w:cs="Arial"/>
        </w:rPr>
      </w:pPr>
      <w:del w:id="820" w:author="Autor" w:date="2026-05-16T13:52:00Z" w16du:dateUtc="2026-05-16T11:52:00Z">
        <w:r w:rsidRPr="00257A6C">
          <w:rPr>
            <w:rFonts w:ascii="Arial" w:hAnsi="Arial" w:cs="Arial"/>
          </w:rPr>
          <w:delText>This</w:delText>
        </w:r>
      </w:del>
      <w:ins w:id="821" w:author="Autor" w:date="2026-05-16T13:52:00Z" w16du:dateUtc="2026-05-16T11:52:00Z">
        <w:r w:rsidR="00D70D2D" w:rsidRPr="00257A6C">
          <w:rPr>
            <w:rFonts w:ascii="Arial" w:hAnsi="Arial" w:cs="Arial"/>
          </w:rPr>
          <w:t>That</w:t>
        </w:r>
      </w:ins>
      <w:r w:rsidR="00D70D2D" w:rsidRPr="00257A6C">
        <w:rPr>
          <w:rFonts w:ascii="Arial" w:hAnsi="Arial" w:cs="Arial"/>
        </w:rPr>
        <w:t xml:space="preserve"> means </w:t>
      </w:r>
      <w:del w:id="822" w:author="Autor" w:date="2026-05-16T13:52:00Z" w16du:dateUtc="2026-05-16T11:52:00Z">
        <w:r w:rsidRPr="00257A6C">
          <w:rPr>
            <w:rFonts w:ascii="Arial" w:hAnsi="Arial" w:cs="Arial"/>
          </w:rPr>
          <w:delText xml:space="preserve">that </w:delText>
        </w:r>
      </w:del>
      <w:r w:rsidR="00D70D2D" w:rsidRPr="00257A6C">
        <w:rPr>
          <w:rFonts w:ascii="Arial" w:hAnsi="Arial" w:cs="Arial"/>
        </w:rPr>
        <w:t xml:space="preserve">all the </w:t>
      </w:r>
      <w:del w:id="823" w:author="Autor" w:date="2026-05-16T13:52:00Z" w16du:dateUtc="2026-05-16T11:52:00Z">
        <w:r w:rsidRPr="00257A6C">
          <w:rPr>
            <w:rFonts w:ascii="Arial" w:hAnsi="Arial" w:cs="Arial"/>
          </w:rPr>
          <w:delText>Groups</w:delText>
        </w:r>
      </w:del>
      <w:ins w:id="824" w:author="Autor" w:date="2026-05-16T13:52:00Z" w16du:dateUtc="2026-05-16T11:52:00Z">
        <w:r w:rsidR="00D70D2D" w:rsidRPr="00257A6C">
          <w:rPr>
            <w:rFonts w:ascii="Arial" w:hAnsi="Arial" w:cs="Arial"/>
          </w:rPr>
          <w:t>groups,</w:t>
        </w:r>
      </w:ins>
      <w:r w:rsidR="00D70D2D" w:rsidRPr="00257A6C">
        <w:rPr>
          <w:rFonts w:ascii="Arial" w:hAnsi="Arial" w:cs="Arial"/>
        </w:rPr>
        <w:t xml:space="preserve"> </w:t>
      </w:r>
      <w:proofErr w:type="gramStart"/>
      <w:r w:rsidR="00D70D2D" w:rsidRPr="00257A6C">
        <w:rPr>
          <w:rFonts w:ascii="Arial" w:hAnsi="Arial" w:cs="Arial"/>
        </w:rPr>
        <w:t>with the exception of</w:t>
      </w:r>
      <w:proofErr w:type="gramEnd"/>
      <w:r w:rsidR="00D70D2D" w:rsidRPr="00257A6C">
        <w:rPr>
          <w:rFonts w:ascii="Arial" w:hAnsi="Arial" w:cs="Arial"/>
        </w:rPr>
        <w:t xml:space="preserve"> the non-attached Members </w:t>
      </w:r>
      <w:del w:id="825" w:author="Autor" w:date="2026-05-16T13:52:00Z" w16du:dateUtc="2026-05-16T11:52:00Z">
        <w:r w:rsidRPr="00257A6C">
          <w:rPr>
            <w:rFonts w:ascii="Arial" w:hAnsi="Arial" w:cs="Arial"/>
          </w:rPr>
          <w:delText>- but, of course,</w:delText>
        </w:r>
      </w:del>
      <w:ins w:id="826" w:author="Autor" w:date="2026-05-16T13:52:00Z" w16du:dateUtc="2026-05-16T11:52:00Z">
        <w:r w:rsidR="00D70D2D" w:rsidRPr="00257A6C">
          <w:rPr>
            <w:rFonts w:ascii="Arial" w:hAnsi="Arial" w:cs="Arial"/>
          </w:rPr>
          <w:t>– though</w:t>
        </w:r>
      </w:ins>
      <w:r w:rsidR="00D70D2D" w:rsidRPr="00257A6C">
        <w:rPr>
          <w:rFonts w:ascii="Arial" w:hAnsi="Arial" w:cs="Arial"/>
        </w:rPr>
        <w:t xml:space="preserve"> they are not a </w:t>
      </w:r>
      <w:del w:id="827" w:author="Autor" w:date="2026-05-16T13:52:00Z" w16du:dateUtc="2026-05-16T11:52:00Z">
        <w:r w:rsidRPr="00257A6C">
          <w:rPr>
            <w:rFonts w:ascii="Arial" w:hAnsi="Arial" w:cs="Arial"/>
          </w:rPr>
          <w:delText>Group -</w:delText>
        </w:r>
      </w:del>
      <w:ins w:id="828" w:author="Autor" w:date="2026-05-16T13:52:00Z" w16du:dateUtc="2026-05-16T11:52:00Z">
        <w:r w:rsidR="00D70D2D" w:rsidRPr="00257A6C">
          <w:rPr>
            <w:rFonts w:ascii="Arial" w:hAnsi="Arial" w:cs="Arial"/>
          </w:rPr>
          <w:t>group –</w:t>
        </w:r>
      </w:ins>
      <w:r w:rsidR="00D70D2D" w:rsidRPr="00257A6C">
        <w:rPr>
          <w:rFonts w:ascii="Arial" w:hAnsi="Arial" w:cs="Arial"/>
        </w:rPr>
        <w:t xml:space="preserve"> </w:t>
      </w:r>
      <w:proofErr w:type="gramStart"/>
      <w:r w:rsidR="00D70D2D" w:rsidRPr="00257A6C">
        <w:rPr>
          <w:rFonts w:ascii="Arial" w:hAnsi="Arial" w:cs="Arial"/>
        </w:rPr>
        <w:t>were in agreement</w:t>
      </w:r>
      <w:proofErr w:type="gramEnd"/>
      <w:r w:rsidR="00D70D2D" w:rsidRPr="00257A6C">
        <w:rPr>
          <w:rFonts w:ascii="Arial" w:hAnsi="Arial" w:cs="Arial"/>
        </w:rPr>
        <w:t xml:space="preserve">; only your </w:t>
      </w:r>
      <w:del w:id="829" w:author="Autor" w:date="2026-05-16T13:52:00Z" w16du:dateUtc="2026-05-16T11:52:00Z">
        <w:r w:rsidRPr="00257A6C">
          <w:rPr>
            <w:rFonts w:ascii="Arial" w:hAnsi="Arial" w:cs="Arial"/>
          </w:rPr>
          <w:delText>Group thought</w:delText>
        </w:r>
      </w:del>
      <w:ins w:id="830" w:author="Autor" w:date="2026-05-16T13:52:00Z" w16du:dateUtc="2026-05-16T11:52:00Z">
        <w:r w:rsidR="00D70D2D" w:rsidRPr="00257A6C">
          <w:rPr>
            <w:rFonts w:ascii="Arial" w:hAnsi="Arial" w:cs="Arial"/>
          </w:rPr>
          <w:t xml:space="preserve">group </w:t>
        </w:r>
        <w:proofErr w:type="gramStart"/>
        <w:r w:rsidR="00D70D2D" w:rsidRPr="00257A6C">
          <w:rPr>
            <w:rFonts w:ascii="Arial" w:hAnsi="Arial" w:cs="Arial"/>
          </w:rPr>
          <w:t>was of the opinion</w:t>
        </w:r>
      </w:ins>
      <w:r w:rsidR="00D70D2D" w:rsidRPr="00257A6C">
        <w:rPr>
          <w:rFonts w:ascii="Arial" w:hAnsi="Arial" w:cs="Arial"/>
        </w:rPr>
        <w:t xml:space="preserve"> that</w:t>
      </w:r>
      <w:proofErr w:type="gramEnd"/>
      <w:r w:rsidR="00D70D2D" w:rsidRPr="00257A6C">
        <w:rPr>
          <w:rFonts w:ascii="Arial" w:hAnsi="Arial" w:cs="Arial"/>
        </w:rPr>
        <w:t xml:space="preserve"> we should proceed as you have proposed here.</w:t>
      </w:r>
    </w:p>
    <w:p w14:paraId="009FA320" w14:textId="77777777" w:rsidR="00F67CDE" w:rsidRPr="00257A6C" w:rsidRDefault="00F67CDE" w:rsidP="00F67CDE">
      <w:pPr>
        <w:pStyle w:val="NurText"/>
        <w:rPr>
          <w:del w:id="831" w:author="Autor" w:date="2026-05-16T13:52:00Z" w16du:dateUtc="2026-05-16T11:52:00Z"/>
          <w:rFonts w:ascii="Arial" w:hAnsi="Arial" w:cs="Arial"/>
        </w:rPr>
      </w:pPr>
      <w:del w:id="832" w:author="Autor" w:date="2026-05-16T13:52:00Z" w16du:dateUtc="2026-05-16T11:52:00Z">
        <w:r w:rsidRPr="00257A6C">
          <w:rPr>
            <w:rFonts w:ascii="Arial" w:hAnsi="Arial" w:cs="Arial"/>
          </w:rPr>
          <w:delText>All of the others were of a different opinion.</w:delText>
        </w:r>
      </w:del>
    </w:p>
    <w:p w14:paraId="717CB998" w14:textId="77777777" w:rsidR="00D70D2D" w:rsidRPr="00257A6C" w:rsidRDefault="00D70D2D" w:rsidP="00D70D2D">
      <w:pPr>
        <w:pStyle w:val="NurText"/>
        <w:rPr>
          <w:ins w:id="833" w:author="Autor" w:date="2026-05-16T13:52:00Z" w16du:dateUtc="2026-05-16T11:52:00Z"/>
          <w:rFonts w:ascii="Arial" w:hAnsi="Arial" w:cs="Arial"/>
        </w:rPr>
      </w:pPr>
      <w:ins w:id="834" w:author="Autor" w:date="2026-05-16T13:52:00Z" w16du:dateUtc="2026-05-16T11:52:00Z">
        <w:r w:rsidRPr="00257A6C">
          <w:rPr>
            <w:rFonts w:ascii="Arial" w:hAnsi="Arial" w:cs="Arial"/>
          </w:rPr>
          <w:t>Everyone else disagreed.</w:t>
        </w:r>
      </w:ins>
    </w:p>
    <w:p w14:paraId="58E8FBF9" w14:textId="77777777" w:rsidR="00D70D2D" w:rsidRPr="00257A6C" w:rsidRDefault="00D70D2D" w:rsidP="00D70D2D">
      <w:pPr>
        <w:pStyle w:val="NurText"/>
        <w:rPr>
          <w:rFonts w:ascii="Arial" w:hAnsi="Arial" w:cs="Arial"/>
        </w:rPr>
      </w:pPr>
      <w:r w:rsidRPr="00257A6C">
        <w:rPr>
          <w:rFonts w:ascii="Arial" w:hAnsi="Arial" w:cs="Arial"/>
        </w:rPr>
        <w:t xml:space="preserve">That was the decision. </w:t>
      </w:r>
    </w:p>
    <w:sectPr w:rsidR="00D70D2D" w:rsidRPr="00257A6C" w:rsidSect="00D70D2D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36"/>
    <w:rsid w:val="00257A6C"/>
    <w:rsid w:val="0056473C"/>
    <w:rsid w:val="00687C36"/>
    <w:rsid w:val="0079108E"/>
    <w:rsid w:val="00927ACA"/>
    <w:rsid w:val="00A1686E"/>
    <w:rsid w:val="00C33D3F"/>
    <w:rsid w:val="00D70D2D"/>
    <w:rsid w:val="00D8383D"/>
    <w:rsid w:val="00EE1F8F"/>
    <w:rsid w:val="00F6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C398C6C-7FB7-4936-9482-5FB486E9E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NurText">
    <w:name w:val="Plain Text"/>
    <w:basedOn w:val="Standard"/>
    <w:link w:val="NurTextZchn"/>
    <w:uiPriority w:val="99"/>
    <w:unhideWhenUsed/>
    <w:rsid w:val="00244C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244C30"/>
    <w:rPr>
      <w:rFonts w:ascii="Consolas" w:hAnsi="Consolas"/>
      <w:sz w:val="21"/>
      <w:szCs w:val="21"/>
    </w:rPr>
  </w:style>
  <w:style w:type="paragraph" w:styleId="berarbeitung">
    <w:name w:val="Revision"/>
    <w:hidden/>
    <w:uiPriority w:val="99"/>
    <w:semiHidden/>
    <w:rsid w:val="00257A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2907</Words>
  <Characters>16570</Characters>
  <Application>Microsoft Office Word</Application>
  <DocSecurity>0</DocSecurity>
  <Lines>138</Lines>
  <Paragraphs>38</Paragraphs>
  <ScaleCrop>false</ScaleCrop>
  <Company/>
  <LinksUpToDate>false</LinksUpToDate>
  <CharactersWithSpaces>19439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 Ofori</dc:creator>
  <cp:keywords/>
  <dc:description/>
  <cp:lastModifiedBy>Ofori, Jones</cp:lastModifiedBy>
  <cp:revision>1</cp:revision>
  <dcterms:created xsi:type="dcterms:W3CDTF">2026-05-16T11:52:00Z</dcterms:created>
  <dcterms:modified xsi:type="dcterms:W3CDTF">2026-05-16T11:53:00Z</dcterms:modified>
</cp:coreProperties>
</file>